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customXmlInsRangeStart w:id="0" w:author="Cristóbal Suárez Abad" w:date="2025-10-18T13:27:00Z"/>
    <w:sdt>
      <w:sdtPr>
        <w:rPr>
          <w:rFonts w:eastAsiaTheme="minorHAnsi"/>
          <w:color w:val="4472C4" w:themeColor="accent1"/>
          <w:kern w:val="2"/>
          <w:sz w:val="24"/>
          <w:szCs w:val="24"/>
          <w:lang w:val="es-ES"/>
          <w14:ligatures w14:val="standardContextual"/>
        </w:rPr>
        <w:id w:val="460386796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customXmlInsRangeEnd w:id="0"/>
        <w:p w14:paraId="443DC356" w14:textId="3929A555" w:rsidR="00221492" w:rsidRDefault="00221492">
          <w:pPr>
            <w:pStyle w:val="Sinespaciado"/>
            <w:spacing w:before="1540" w:after="240"/>
            <w:jc w:val="center"/>
            <w:rPr>
              <w:ins w:id="1" w:author="Cristóbal Suárez Abad" w:date="2025-10-18T13:27:00Z" w16du:dateUtc="2025-10-18T11:27:00Z"/>
              <w:color w:val="4472C4" w:themeColor="accent1"/>
            </w:rPr>
          </w:pPr>
          <w:ins w:id="2" w:author="Cristóbal Suárez Abad" w:date="2025-10-18T13:27:00Z" w16du:dateUtc="2025-10-18T11:27:00Z">
            <w:r>
              <w:rPr>
                <w:noProof/>
                <w:color w:val="4472C4" w:themeColor="accent1"/>
              </w:rPr>
              <w:drawing>
                <wp:inline distT="0" distB="0" distL="0" distR="0" wp14:anchorId="57840A63" wp14:editId="7F8F5CE4">
                  <wp:extent cx="1417320" cy="750898"/>
                  <wp:effectExtent l="0" t="0" r="0" b="0"/>
                  <wp:docPr id="143" name="Imagen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55.png"/>
                          <pic:cNvPicPr/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0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ins>
        </w:p>
        <w:customXmlInsRangeStart w:id="3" w:author="Cristóbal Suárez Abad" w:date="2025-10-18T13:27:00Z"/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  <w:lang w:val="es-ES"/>
            </w:rPr>
            <w:alias w:val="Título"/>
            <w:tag w:val=""/>
            <w:id w:val="1735040861"/>
            <w:placeholder>
              <w:docPart w:val="ECB7E44A668E4D22931B02CD2DB4D4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customXmlInsRangeEnd w:id="3"/>
            <w:p w14:paraId="107B833A" w14:textId="43199092" w:rsidR="00221492" w:rsidRPr="00221492" w:rsidRDefault="00221492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ins w:id="4" w:author="Cristóbal Suárez Abad" w:date="2025-10-18T13:27:00Z" w16du:dateUtc="2025-10-18T11:27:00Z"/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es-ES"/>
                  <w:rPrChange w:id="5" w:author="Cristóbal Suárez Abad" w:date="2025-10-18T13:27:00Z" w16du:dateUtc="2025-10-18T11:27:00Z">
                    <w:rPr>
                      <w:ins w:id="6" w:author="Cristóbal Suárez Abad" w:date="2025-10-18T13:27:00Z" w16du:dateUtc="2025-10-18T11:27:00Z"/>
                      <w:rFonts w:asciiTheme="majorHAnsi" w:eastAsiaTheme="majorEastAsia" w:hAnsiTheme="majorHAnsi" w:cstheme="majorBidi"/>
                      <w:caps/>
                      <w:color w:val="4472C4" w:themeColor="accent1"/>
                      <w:sz w:val="80"/>
                      <w:szCs w:val="80"/>
                    </w:rPr>
                  </w:rPrChange>
                </w:rPr>
              </w:pPr>
              <w:ins w:id="7" w:author="Cristóbal Suárez Abad" w:date="2025-10-18T13:28:00Z" w16du:dateUtc="2025-10-18T11:28:00Z">
                <w:r w:rsidRPr="00221492">
                  <w:rPr>
                    <w:rFonts w:asciiTheme="majorHAnsi" w:eastAsiaTheme="majorEastAsia" w:hAnsiTheme="majorHAnsi" w:cstheme="majorBidi"/>
                    <w:caps/>
                    <w:color w:val="4472C4" w:themeColor="accent1"/>
                    <w:sz w:val="72"/>
                    <w:szCs w:val="72"/>
                    <w:lang w:val="es-ES"/>
                    <w:rPrChange w:id="8" w:author="Cristóbal Suárez Abad" w:date="2025-10-18T13:28:00Z" w16du:dateUtc="2025-10-18T11:28:00Z">
                      <w:rPr>
                        <w:rFonts w:asciiTheme="majorHAnsi" w:eastAsiaTheme="majorEastAsia" w:hAnsiTheme="majorHAnsi" w:cstheme="majorBidi"/>
                        <w:caps/>
                        <w:color w:val="4472C4" w:themeColor="accent1"/>
                        <w:sz w:val="72"/>
                        <w:szCs w:val="72"/>
                      </w:rPr>
                    </w:rPrChange>
                  </w:rPr>
                  <w:t>Comando pg_ctl</w:t>
                </w:r>
              </w:ins>
            </w:p>
            <w:customXmlInsRangeStart w:id="9" w:author="Cristóbal Suárez Abad" w:date="2025-10-18T13:27:00Z"/>
          </w:sdtContent>
        </w:sdt>
        <w:customXmlInsRangeEnd w:id="9"/>
        <w:customXmlInsRangeStart w:id="10" w:author="Cristóbal Suárez Abad" w:date="2025-10-18T13:27:00Z"/>
        <w:sdt>
          <w:sdtPr>
            <w:rPr>
              <w:color w:val="4472C4" w:themeColor="accent1"/>
              <w:sz w:val="28"/>
              <w:szCs w:val="28"/>
              <w:lang w:val="es-ES"/>
            </w:rPr>
            <w:alias w:val="Subtítulo"/>
            <w:tag w:val=""/>
            <w:id w:val="328029620"/>
            <w:placeholder>
              <w:docPart w:val="E3679B7EDCB34B09B42C73C60301A1F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customXmlInsRangeEnd w:id="10"/>
            <w:p w14:paraId="6D65F866" w14:textId="44B8A8C1" w:rsidR="00221492" w:rsidRPr="00221492" w:rsidRDefault="00221492">
              <w:pPr>
                <w:pStyle w:val="Sinespaciado"/>
                <w:jc w:val="center"/>
                <w:rPr>
                  <w:ins w:id="11" w:author="Cristóbal Suárez Abad" w:date="2025-10-18T13:27:00Z" w16du:dateUtc="2025-10-18T11:27:00Z"/>
                  <w:color w:val="4472C4" w:themeColor="accent1"/>
                  <w:sz w:val="28"/>
                  <w:szCs w:val="28"/>
                  <w:lang w:val="es-ES"/>
                  <w:rPrChange w:id="12" w:author="Cristóbal Suárez Abad" w:date="2025-10-18T13:27:00Z" w16du:dateUtc="2025-10-18T11:27:00Z">
                    <w:rPr>
                      <w:ins w:id="13" w:author="Cristóbal Suárez Abad" w:date="2025-10-18T13:27:00Z" w16du:dateUtc="2025-10-18T11:27:00Z"/>
                      <w:color w:val="4472C4" w:themeColor="accent1"/>
                      <w:sz w:val="28"/>
                      <w:szCs w:val="28"/>
                    </w:rPr>
                  </w:rPrChange>
                </w:rPr>
              </w:pPr>
              <w:ins w:id="14" w:author="Cristóbal Suárez Abad" w:date="2025-10-18T13:28:00Z" w16du:dateUtc="2025-10-18T11:28:00Z">
                <w:r w:rsidRPr="00221492">
                  <w:rPr>
                    <w:color w:val="4472C4" w:themeColor="accent1"/>
                    <w:sz w:val="28"/>
                    <w:szCs w:val="28"/>
                    <w:lang w:val="es-ES"/>
                    <w:rPrChange w:id="15" w:author="Cristóbal Suárez Abad" w:date="2025-10-18T13:28:00Z" w16du:dateUtc="2025-10-18T11:28:00Z">
                      <w:rPr>
                        <w:color w:val="4472C4" w:themeColor="accent1"/>
                        <w:sz w:val="28"/>
                        <w:szCs w:val="28"/>
                      </w:rPr>
                    </w:rPrChange>
                  </w:rPr>
                  <w:t xml:space="preserve">Actividad 1 </w:t>
                </w:r>
                <w:r>
                  <w:rPr>
                    <w:color w:val="4472C4" w:themeColor="accent1"/>
                    <w:sz w:val="28"/>
                    <w:szCs w:val="28"/>
                    <w:lang w:val="es-ES"/>
                  </w:rPr>
                  <w:t>–</w:t>
                </w:r>
                <w:r w:rsidRPr="00221492">
                  <w:rPr>
                    <w:color w:val="4472C4" w:themeColor="accent1"/>
                    <w:sz w:val="28"/>
                    <w:szCs w:val="28"/>
                    <w:lang w:val="es-ES"/>
                    <w:rPrChange w:id="16" w:author="Cristóbal Suárez Abad" w:date="2025-10-18T13:28:00Z" w16du:dateUtc="2025-10-18T11:28:00Z">
                      <w:rPr>
                        <w:color w:val="4472C4" w:themeColor="accent1"/>
                        <w:sz w:val="28"/>
                        <w:szCs w:val="28"/>
                      </w:rPr>
                    </w:rPrChange>
                  </w:rPr>
                  <w:t xml:space="preserve"> T</w:t>
                </w:r>
                <w:r>
                  <w:rPr>
                    <w:color w:val="4472C4" w:themeColor="accent1"/>
                    <w:sz w:val="28"/>
                    <w:szCs w:val="28"/>
                    <w:lang w:val="es-ES"/>
                  </w:rPr>
                  <w:t>ema 2</w:t>
                </w:r>
              </w:ins>
            </w:p>
            <w:customXmlInsRangeStart w:id="17" w:author="Cristóbal Suárez Abad" w:date="2025-10-18T13:27:00Z"/>
          </w:sdtContent>
        </w:sdt>
        <w:customXmlInsRangeEnd w:id="17"/>
        <w:p w14:paraId="7BF740F6" w14:textId="77777777" w:rsidR="00221492" w:rsidRDefault="00221492">
          <w:pPr>
            <w:pStyle w:val="Sinespaciado"/>
            <w:spacing w:before="480"/>
            <w:jc w:val="center"/>
            <w:rPr>
              <w:ins w:id="18" w:author="Cristóbal Suárez Abad" w:date="2025-10-18T13:27:00Z" w16du:dateUtc="2025-10-18T11:27:00Z"/>
              <w:color w:val="4472C4" w:themeColor="accent1"/>
            </w:rPr>
          </w:pPr>
          <w:ins w:id="19" w:author="Cristóbal Suárez Abad" w:date="2025-10-18T13:27:00Z" w16du:dateUtc="2025-10-18T11:27:00Z">
            <w:r>
              <w:rPr>
                <w:noProof/>
                <w:color w:val="4472C4" w:themeColor="accen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EB8A5E" wp14:editId="1C281596">
                      <wp:simplePos x="0" y="0"/>
                      <wp:positionH relativeFrom="margin">
                        <wp:align>center</wp:align>
                      </wp:positionH>
                      <mc:AlternateContent>
                        <mc:Choice Requires="wp14">
                          <wp:positionV relativeFrom="page">
                            <wp14:pctPosVOffset>85000</wp14:pctPosVOffset>
                          </wp:positionV>
                        </mc:Choice>
                        <mc:Fallback>
                          <wp:positionV relativeFrom="page">
                            <wp:posOffset>9088120</wp:posOffset>
                          </wp:positionV>
                        </mc:Fallback>
                      </mc:AlternateContent>
                      <wp:extent cx="6553200" cy="557784"/>
                      <wp:effectExtent l="0" t="0" r="0" b="12700"/>
                      <wp:wrapNone/>
                      <wp:docPr id="142" name="Cuadro de texto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53200" cy="5577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  <w:lang w:val="es-ES"/>
                                    </w:rPr>
                                    <w:alias w:val="Fecha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 'de' MMMM 'de' 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A6BA3DB" w14:textId="46092A14" w:rsidR="00221492" w:rsidRPr="00221492" w:rsidRDefault="00221492">
                                      <w:pPr>
                                        <w:pStyle w:val="Sinespaciado"/>
                                        <w:spacing w:after="40"/>
                                        <w:jc w:val="center"/>
                                        <w:rPr>
                                          <w:caps/>
                                          <w:color w:val="4472C4" w:themeColor="accent1"/>
                                          <w:sz w:val="28"/>
                                          <w:szCs w:val="28"/>
                                          <w:lang w:val="es-ES"/>
                                          <w:rPrChange w:id="20" w:author="Cristóbal Suárez Abad" w:date="2025-10-18T13:27:00Z" w16du:dateUtc="2025-10-18T11:27:00Z">
                                            <w:rPr>
                                              <w:caps/>
                                              <w:color w:val="4472C4" w:themeColor="accent1"/>
                                              <w:sz w:val="28"/>
                                              <w:szCs w:val="28"/>
                                            </w:rPr>
                                          </w:rPrChange>
                                        </w:rPr>
                                      </w:pPr>
                                      <w:ins w:id="21" w:author="Cristóbal Suárez Abad" w:date="2025-10-18T13:28:00Z" w16du:dateUtc="2025-10-18T11:28:00Z">
                                        <w:r w:rsidRPr="00221492">
                                          <w:rPr>
                                            <w:caps/>
                                            <w:color w:val="4472C4" w:themeColor="accent1"/>
                                            <w:sz w:val="28"/>
                                            <w:szCs w:val="28"/>
                                            <w:lang w:val="es-ES"/>
                                            <w:rPrChange w:id="22" w:author="Cristóbal Suárez Abad" w:date="2025-10-18T13:28:00Z" w16du:dateUtc="2025-10-18T11:28:00Z">
                                              <w:rPr>
                                                <w:caps/>
                                                <w:color w:val="4472C4" w:themeColor="accent1"/>
                                                <w:sz w:val="28"/>
                                                <w:szCs w:val="28"/>
                                              </w:rPr>
                                            </w:rPrChange>
                                          </w:rPr>
                                          <w:t>Cristóbal Suárez Abad</w:t>
                                        </w:r>
                                      </w:ins>
                                    </w:p>
                                  </w:sdtContent>
                                </w:sdt>
                                <w:p w14:paraId="1E79E0D4" w14:textId="10B69891" w:rsidR="00221492" w:rsidRPr="00221492" w:rsidRDefault="00000000">
                                  <w:pPr>
                                    <w:pStyle w:val="Sinespaciado"/>
                                    <w:jc w:val="center"/>
                                    <w:rPr>
                                      <w:color w:val="4472C4" w:themeColor="accent1"/>
                                      <w:lang w:val="es-ES"/>
                                      <w:rPrChange w:id="23" w:author="Cristóbal Suárez Abad" w:date="2025-10-18T13:27:00Z" w16du:dateUtc="2025-10-18T11:27:00Z">
                                        <w:rPr>
                                          <w:color w:val="4472C4" w:themeColor="accent1"/>
                                        </w:rPr>
                                      </w:rPrChange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4472C4" w:themeColor="accent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39014519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4359D2">
                                        <w:rPr>
                                          <w:caps/>
                                          <w:color w:val="4472C4" w:themeColor="accent1"/>
                                          <w:lang w:val="es-E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  <w:p w14:paraId="44B2D771" w14:textId="00ACDE0B" w:rsidR="00221492" w:rsidRPr="00221492" w:rsidRDefault="00000000">
                                  <w:pPr>
                                    <w:pStyle w:val="Sinespaciado"/>
                                    <w:jc w:val="center"/>
                                    <w:rPr>
                                      <w:color w:val="4472C4" w:themeColor="accent1"/>
                                      <w:lang w:val="es-ES"/>
                                      <w:rPrChange w:id="24" w:author="Cristóbal Suárez Abad" w:date="2025-10-18T13:28:00Z" w16du:dateUtc="2025-10-18T11:28:00Z">
                                        <w:rPr>
                                          <w:color w:val="4472C4" w:themeColor="accent1"/>
                                        </w:rPr>
                                      </w:rPrChange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72C4" w:themeColor="accent1"/>
                                      </w:rPr>
                                      <w:alias w:val="Dirección"/>
                                      <w:tag w:val=""/>
                                      <w:id w:val="-7263795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ins w:id="25" w:author="Cristóbal Suárez Abad" w:date="2025-10-18T13:28:00Z" w16du:dateUtc="2025-10-18T11:28:00Z">
                                        <w:r w:rsidR="00221492">
                                          <w:rPr>
                                            <w:color w:val="4472C4" w:themeColor="accent1"/>
                                          </w:rPr>
                                          <w:t>2º ASIR</w:t>
                                        </w:r>
                                      </w:ins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EB8A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  <v:textbox style="mso-fit-shape-to-text:t" inset="0,0,0,0">
                        <w:txbxConten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  <w:lang w:val="es-ES"/>
                              </w:rPr>
                              <w:alias w:val="Fecha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A6BA3DB" w14:textId="46092A14" w:rsidR="00221492" w:rsidRPr="00221492" w:rsidRDefault="00221492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  <w:rPrChange w:id="26" w:author="Cristóbal Suárez Abad" w:date="2025-10-18T13:27:00Z" w16du:dateUtc="2025-10-18T11:27:00Z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rPrChange>
                                  </w:rPr>
                                </w:pPr>
                                <w:ins w:id="27" w:author="Cristóbal Suárez Abad" w:date="2025-10-18T13:28:00Z" w16du:dateUtc="2025-10-18T11:28:00Z">
                                  <w:r w:rsidRPr="00221492">
                                    <w:rPr>
                                      <w:caps/>
                                      <w:color w:val="4472C4" w:themeColor="accent1"/>
                                      <w:sz w:val="28"/>
                                      <w:szCs w:val="28"/>
                                      <w:lang w:val="es-ES"/>
                                      <w:rPrChange w:id="28" w:author="Cristóbal Suárez Abad" w:date="2025-10-18T13:28:00Z" w16du:dateUtc="2025-10-18T11:28:00Z">
                                        <w:rPr>
                                          <w:caps/>
                                          <w:color w:val="4472C4" w:themeColor="accent1"/>
                                          <w:sz w:val="28"/>
                                          <w:szCs w:val="28"/>
                                        </w:rPr>
                                      </w:rPrChange>
                                    </w:rPr>
                                    <w:t>Cristóbal Suárez Abad</w:t>
                                  </w:r>
                                </w:ins>
                              </w:p>
                            </w:sdtContent>
                          </w:sdt>
                          <w:p w14:paraId="1E79E0D4" w14:textId="10B69891" w:rsidR="00221492" w:rsidRPr="00221492" w:rsidRDefault="00000000">
                            <w:pPr>
                              <w:pStyle w:val="Sinespaciado"/>
                              <w:jc w:val="center"/>
                              <w:rPr>
                                <w:color w:val="4472C4" w:themeColor="accent1"/>
                                <w:lang w:val="es-ES"/>
                                <w:rPrChange w:id="29" w:author="Cristóbal Suárez Abad" w:date="2025-10-18T13:27:00Z" w16du:dateUtc="2025-10-18T11:27:00Z">
                                  <w:rPr>
                                    <w:color w:val="4472C4" w:themeColor="accent1"/>
                                  </w:rPr>
                                </w:rPrChange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lang w:val="es-ES"/>
                                </w:rPr>
                                <w:alias w:val="Compañía"/>
                                <w:tag w:val=""/>
                                <w:id w:val="139014519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359D2">
                                  <w:rPr>
                                    <w:caps/>
                                    <w:color w:val="4472C4" w:themeColor="accent1"/>
                                    <w:lang w:val="es-E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44B2D771" w14:textId="00ACDE0B" w:rsidR="00221492" w:rsidRPr="00221492" w:rsidRDefault="00000000">
                            <w:pPr>
                              <w:pStyle w:val="Sinespaciado"/>
                              <w:jc w:val="center"/>
                              <w:rPr>
                                <w:color w:val="4472C4" w:themeColor="accent1"/>
                                <w:lang w:val="es-ES"/>
                                <w:rPrChange w:id="30" w:author="Cristóbal Suárez Abad" w:date="2025-10-18T13:28:00Z" w16du:dateUtc="2025-10-18T11:28:00Z">
                                  <w:rPr>
                                    <w:color w:val="4472C4" w:themeColor="accent1"/>
                                  </w:rPr>
                                </w:rPrChange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</w:rPr>
                                <w:alias w:val="Dirección"/>
                                <w:tag w:val=""/>
                                <w:id w:val="-7263795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ins w:id="31" w:author="Cristóbal Suárez Abad" w:date="2025-10-18T13:28:00Z" w16du:dateUtc="2025-10-18T11:28:00Z">
                                  <w:r w:rsidR="00221492">
                                    <w:rPr>
                                      <w:color w:val="4472C4" w:themeColor="accent1"/>
                                    </w:rPr>
                                    <w:t>2º ASIR</w:t>
                                  </w:r>
                                </w:ins>
                              </w:sdtContent>
                            </w:sdt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>
              <w:rPr>
                <w:noProof/>
                <w:color w:val="4472C4" w:themeColor="accent1"/>
              </w:rPr>
              <w:drawing>
                <wp:inline distT="0" distB="0" distL="0" distR="0" wp14:anchorId="48D0E260" wp14:editId="10895046">
                  <wp:extent cx="758952" cy="478932"/>
                  <wp:effectExtent l="0" t="0" r="3175" b="0"/>
                  <wp:docPr id="144" name="Imagen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roco bottom.png"/>
                          <pic:cNvPicPr/>
                        </pic:nvPicPr>
                        <pic:blipFill>
                          <a:blip r:embed="rId1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478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  <w:p w14:paraId="1B334C87" w14:textId="5B50A5EB" w:rsidR="00221492" w:rsidRDefault="00221492">
          <w:pPr>
            <w:rPr>
              <w:ins w:id="32" w:author="Cristóbal Suárez Abad" w:date="2025-10-18T13:27:00Z" w16du:dateUtc="2025-10-18T11:27:00Z"/>
              <w:b/>
              <w:bCs/>
            </w:rPr>
          </w:pPr>
          <w:ins w:id="33" w:author="Cristóbal Suárez Abad" w:date="2025-10-18T13:27:00Z" w16du:dateUtc="2025-10-18T11:27:00Z">
            <w:r>
              <w:rPr>
                <w:b/>
                <w:bCs/>
              </w:rPr>
              <w:br w:type="page"/>
            </w:r>
          </w:ins>
        </w:p>
        <w:customXmlInsRangeStart w:id="34" w:author="Cristóbal Suárez Abad" w:date="2025-10-18T13:27:00Z"/>
      </w:sdtContent>
    </w:sdt>
    <w:customXmlInsRangeEnd w:id="34"/>
    <w:customXmlInsRangeStart w:id="35" w:author="Cristóbal Suárez Abad" w:date="2025-10-18T13:33:00Z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548812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customXmlInsRangeEnd w:id="35"/>
        <w:p w14:paraId="34440D6B" w14:textId="21B0A29E" w:rsidR="00B350EA" w:rsidRDefault="00B350EA">
          <w:pPr>
            <w:pStyle w:val="TtuloTDC"/>
            <w:rPr>
              <w:ins w:id="36" w:author="Cristóbal Suárez Abad" w:date="2025-10-18T13:33:00Z" w16du:dateUtc="2025-10-18T11:33:00Z"/>
            </w:rPr>
          </w:pPr>
          <w:ins w:id="37" w:author="Cristóbal Suárez Abad" w:date="2025-10-18T13:33:00Z" w16du:dateUtc="2025-10-18T11:33:00Z">
            <w:r>
              <w:rPr>
                <w:lang w:val="es-ES"/>
              </w:rPr>
              <w:t>Contenido</w:t>
            </w:r>
          </w:ins>
        </w:p>
        <w:p w14:paraId="578C111B" w14:textId="55A31074" w:rsidR="000F6AEC" w:rsidRDefault="00B350EA">
          <w:pPr>
            <w:pStyle w:val="TDC1"/>
            <w:tabs>
              <w:tab w:val="right" w:leader="dot" w:pos="8494"/>
            </w:tabs>
            <w:rPr>
              <w:ins w:id="38" w:author="Cristóbal Suárez Abad" w:date="2025-10-18T13:36:00Z" w16du:dateUtc="2025-10-18T11:36:00Z"/>
              <w:rFonts w:eastAsiaTheme="minorEastAsia"/>
              <w:noProof/>
              <w:lang w:val="en-US"/>
            </w:rPr>
          </w:pPr>
          <w:ins w:id="39" w:author="Cristóbal Suárez Abad" w:date="2025-10-18T13:33:00Z" w16du:dateUtc="2025-10-18T11:33:00Z"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</w:ins>
          <w:ins w:id="40" w:author="Cristóbal Suárez Abad" w:date="2025-10-18T13:36:00Z" w16du:dateUtc="2025-10-18T11:36:00Z">
            <w:r w:rsidR="000F6AEC" w:rsidRPr="004D30FC">
              <w:rPr>
                <w:rStyle w:val="Hipervnculo"/>
                <w:noProof/>
              </w:rPr>
              <w:fldChar w:fldCharType="begin"/>
            </w:r>
            <w:r w:rsidR="000F6AEC" w:rsidRPr="004D30FC">
              <w:rPr>
                <w:rStyle w:val="Hipervnculo"/>
                <w:noProof/>
              </w:rPr>
              <w:instrText xml:space="preserve"> </w:instrText>
            </w:r>
            <w:r w:rsidR="000F6AEC">
              <w:rPr>
                <w:noProof/>
              </w:rPr>
              <w:instrText>HYPERLINK \l "_Toc211687003"</w:instrText>
            </w:r>
            <w:r w:rsidR="000F6AEC" w:rsidRPr="004D30FC">
              <w:rPr>
                <w:rStyle w:val="Hipervnculo"/>
                <w:noProof/>
              </w:rPr>
              <w:instrText xml:space="preserve"> </w:instrText>
            </w:r>
            <w:r w:rsidR="000F6AEC" w:rsidRPr="004D30FC">
              <w:rPr>
                <w:rStyle w:val="Hipervnculo"/>
                <w:noProof/>
              </w:rPr>
            </w:r>
            <w:r w:rsidR="000F6AEC" w:rsidRPr="004D30FC">
              <w:rPr>
                <w:rStyle w:val="Hipervnculo"/>
                <w:noProof/>
              </w:rPr>
              <w:fldChar w:fldCharType="separate"/>
            </w:r>
            <w:r w:rsidR="000F6AEC" w:rsidRPr="004D30FC">
              <w:rPr>
                <w:rStyle w:val="Hipervnculo"/>
                <w:b/>
                <w:bCs/>
                <w:noProof/>
              </w:rPr>
              <w:t>Introducción.</w:t>
            </w:r>
            <w:r w:rsidR="000F6AEC">
              <w:rPr>
                <w:noProof/>
                <w:webHidden/>
              </w:rPr>
              <w:tab/>
            </w:r>
            <w:r w:rsidR="000F6AEC">
              <w:rPr>
                <w:noProof/>
                <w:webHidden/>
              </w:rPr>
              <w:fldChar w:fldCharType="begin"/>
            </w:r>
            <w:r w:rsidR="000F6AEC">
              <w:rPr>
                <w:noProof/>
                <w:webHidden/>
              </w:rPr>
              <w:instrText xml:space="preserve"> PAGEREF _Toc211687003 \h </w:instrText>
            </w:r>
          </w:ins>
          <w:r w:rsidR="000F6AEC">
            <w:rPr>
              <w:noProof/>
              <w:webHidden/>
            </w:rPr>
          </w:r>
          <w:ins w:id="41" w:author="Cristóbal Suárez Abad" w:date="2025-10-18T13:36:00Z" w16du:dateUtc="2025-10-18T11:36:00Z">
            <w:r w:rsidR="000F6AEC">
              <w:rPr>
                <w:noProof/>
                <w:webHidden/>
              </w:rPr>
              <w:fldChar w:fldCharType="separate"/>
            </w:r>
          </w:ins>
          <w:ins w:id="42" w:author="Cristóbal Suárez Abad" w:date="2025-10-18T14:24:00Z" w16du:dateUtc="2025-10-18T12:24:00Z">
            <w:r w:rsidR="001E0528">
              <w:rPr>
                <w:noProof/>
                <w:webHidden/>
              </w:rPr>
              <w:t>0</w:t>
            </w:r>
          </w:ins>
          <w:ins w:id="43" w:author="Cristóbal Suárez Abad" w:date="2025-10-18T13:36:00Z" w16du:dateUtc="2025-10-18T11:36:00Z">
            <w:r w:rsidR="000F6AEC">
              <w:rPr>
                <w:noProof/>
                <w:webHidden/>
              </w:rPr>
              <w:fldChar w:fldCharType="end"/>
            </w:r>
            <w:r w:rsidR="000F6AEC" w:rsidRPr="004D30FC">
              <w:rPr>
                <w:rStyle w:val="Hipervnculo"/>
                <w:noProof/>
              </w:rPr>
              <w:fldChar w:fldCharType="end"/>
            </w:r>
          </w:ins>
        </w:p>
        <w:p w14:paraId="33791F29" w14:textId="192AF1AD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ins w:id="44" w:author="Cristóbal Suárez Abad" w:date="2025-10-18T13:36:00Z" w16du:dateUtc="2025-10-18T11:36:00Z"/>
              <w:rFonts w:eastAsiaTheme="minorEastAsia"/>
              <w:noProof/>
              <w:lang w:val="en-US"/>
            </w:rPr>
          </w:pPr>
          <w:ins w:id="45" w:author="Cristóbal Suárez Abad" w:date="2025-10-18T13:36:00Z" w16du:dateUtc="2025-10-18T11:36:00Z">
            <w:r w:rsidRPr="004D30FC">
              <w:rPr>
                <w:rStyle w:val="Hipervnculo"/>
                <w:noProof/>
              </w:rPr>
              <w:fldChar w:fldCharType="begin"/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"_Toc211687005"</w:instrText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 w:rsidRPr="004D30FC">
              <w:rPr>
                <w:rStyle w:val="Hipervnculo"/>
                <w:noProof/>
              </w:rPr>
            </w:r>
            <w:r w:rsidRPr="004D30FC">
              <w:rPr>
                <w:rStyle w:val="Hipervnculo"/>
                <w:noProof/>
              </w:rPr>
              <w:fldChar w:fldCharType="separate"/>
            </w:r>
            <w:r w:rsidRPr="004D30FC">
              <w:rPr>
                <w:rStyle w:val="Hipervnculo"/>
                <w:b/>
                <w:bCs/>
                <w:noProof/>
              </w:rPr>
              <w:t>0)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Conseguir que funcione el comando "pg_ctl".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_Toc211687005 \h </w:instrText>
            </w:r>
          </w:ins>
          <w:r>
            <w:rPr>
              <w:noProof/>
              <w:webHidden/>
            </w:rPr>
          </w:r>
          <w:ins w:id="46" w:author="Cristóbal Suárez Abad" w:date="2025-10-18T13:36:00Z" w16du:dateUtc="2025-10-18T11:36:00Z">
            <w:r>
              <w:rPr>
                <w:noProof/>
                <w:webHidden/>
              </w:rPr>
              <w:fldChar w:fldCharType="separate"/>
            </w:r>
          </w:ins>
          <w:ins w:id="47" w:author="Cristóbal Suárez Abad" w:date="2025-10-18T14:24:00Z" w16du:dateUtc="2025-10-18T12:24:00Z">
            <w:r w:rsidR="001E0528">
              <w:rPr>
                <w:noProof/>
                <w:webHidden/>
              </w:rPr>
              <w:t>0</w:t>
            </w:r>
          </w:ins>
          <w:ins w:id="48" w:author="Cristóbal Suárez Abad" w:date="2025-10-18T13:36:00Z" w16du:dateUtc="2025-10-18T11:36:00Z">
            <w:r>
              <w:rPr>
                <w:noProof/>
                <w:webHidden/>
              </w:rPr>
              <w:fldChar w:fldCharType="end"/>
            </w:r>
            <w:r w:rsidRPr="004D30FC">
              <w:rPr>
                <w:rStyle w:val="Hipervnculo"/>
                <w:noProof/>
              </w:rPr>
              <w:fldChar w:fldCharType="end"/>
            </w:r>
          </w:ins>
        </w:p>
        <w:p w14:paraId="48AD4661" w14:textId="7899E56D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ins w:id="49" w:author="Cristóbal Suárez Abad" w:date="2025-10-18T13:36:00Z" w16du:dateUtc="2025-10-18T11:36:00Z"/>
              <w:rFonts w:eastAsiaTheme="minorEastAsia"/>
              <w:noProof/>
              <w:lang w:val="en-US"/>
            </w:rPr>
          </w:pPr>
          <w:ins w:id="50" w:author="Cristóbal Suárez Abad" w:date="2025-10-18T13:36:00Z" w16du:dateUtc="2025-10-18T11:36:00Z">
            <w:r w:rsidRPr="004D30FC">
              <w:rPr>
                <w:rStyle w:val="Hipervnculo"/>
                <w:noProof/>
              </w:rPr>
              <w:fldChar w:fldCharType="begin"/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"_Toc211687007"</w:instrText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 w:rsidRPr="004D30FC">
              <w:rPr>
                <w:rStyle w:val="Hipervnculo"/>
                <w:noProof/>
              </w:rPr>
            </w:r>
            <w:r w:rsidRPr="004D30FC">
              <w:rPr>
                <w:rStyle w:val="Hipervnculo"/>
                <w:noProof/>
              </w:rPr>
              <w:fldChar w:fldCharType="separate"/>
            </w:r>
            <w:r w:rsidRPr="004D30FC">
              <w:rPr>
                <w:rStyle w:val="Hipervnculo"/>
                <w:b/>
                <w:bCs/>
                <w:noProof/>
              </w:rPr>
              <w:t>1)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Detener PostgreSQL y verifica el estado.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_Toc211687007 \h </w:instrText>
            </w:r>
          </w:ins>
          <w:r>
            <w:rPr>
              <w:noProof/>
              <w:webHidden/>
            </w:rPr>
          </w:r>
          <w:ins w:id="51" w:author="Cristóbal Suárez Abad" w:date="2025-10-18T13:36:00Z" w16du:dateUtc="2025-10-18T11:36:00Z">
            <w:r>
              <w:rPr>
                <w:noProof/>
                <w:webHidden/>
              </w:rPr>
              <w:fldChar w:fldCharType="separate"/>
            </w:r>
          </w:ins>
          <w:ins w:id="52" w:author="Cristóbal Suárez Abad" w:date="2025-10-18T14:24:00Z" w16du:dateUtc="2025-10-18T12:24:00Z">
            <w:r w:rsidR="001E0528">
              <w:rPr>
                <w:noProof/>
                <w:webHidden/>
              </w:rPr>
              <w:t>1</w:t>
            </w:r>
          </w:ins>
          <w:ins w:id="53" w:author="Cristóbal Suárez Abad" w:date="2025-10-18T13:36:00Z" w16du:dateUtc="2025-10-18T11:36:00Z">
            <w:r>
              <w:rPr>
                <w:noProof/>
                <w:webHidden/>
              </w:rPr>
              <w:fldChar w:fldCharType="end"/>
            </w:r>
            <w:r w:rsidRPr="004D30FC">
              <w:rPr>
                <w:rStyle w:val="Hipervnculo"/>
                <w:noProof/>
              </w:rPr>
              <w:fldChar w:fldCharType="end"/>
            </w:r>
          </w:ins>
        </w:p>
        <w:p w14:paraId="3A71D2F4" w14:textId="782C45AB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ins w:id="54" w:author="Cristóbal Suárez Abad" w:date="2025-10-18T13:36:00Z" w16du:dateUtc="2025-10-18T11:36:00Z"/>
              <w:rFonts w:eastAsiaTheme="minorEastAsia"/>
              <w:noProof/>
              <w:lang w:val="en-US"/>
            </w:rPr>
          </w:pPr>
          <w:ins w:id="55" w:author="Cristóbal Suárez Abad" w:date="2025-10-18T13:36:00Z" w16du:dateUtc="2025-10-18T11:36:00Z">
            <w:r w:rsidRPr="004D30FC">
              <w:rPr>
                <w:rStyle w:val="Hipervnculo"/>
                <w:noProof/>
              </w:rPr>
              <w:fldChar w:fldCharType="begin"/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"_Toc211687008"</w:instrText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 w:rsidRPr="004D30FC">
              <w:rPr>
                <w:rStyle w:val="Hipervnculo"/>
                <w:noProof/>
              </w:rPr>
            </w:r>
            <w:r w:rsidRPr="004D30FC">
              <w:rPr>
                <w:rStyle w:val="Hipervnculo"/>
                <w:noProof/>
              </w:rPr>
              <w:fldChar w:fldCharType="separate"/>
            </w:r>
            <w:r w:rsidRPr="004D30FC">
              <w:rPr>
                <w:rStyle w:val="Hipervnculo"/>
                <w:b/>
                <w:bCs/>
                <w:noProof/>
              </w:rPr>
              <w:t>2)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Iniciar nuevamente el servicio y verifica el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_Toc211687008 \h </w:instrText>
            </w:r>
          </w:ins>
          <w:r>
            <w:rPr>
              <w:noProof/>
              <w:webHidden/>
            </w:rPr>
          </w:r>
          <w:ins w:id="56" w:author="Cristóbal Suárez Abad" w:date="2025-10-18T13:36:00Z" w16du:dateUtc="2025-10-18T11:36:00Z">
            <w:r>
              <w:rPr>
                <w:noProof/>
                <w:webHidden/>
              </w:rPr>
              <w:fldChar w:fldCharType="separate"/>
            </w:r>
          </w:ins>
          <w:ins w:id="57" w:author="Cristóbal Suárez Abad" w:date="2025-10-18T14:24:00Z" w16du:dateUtc="2025-10-18T12:24:00Z">
            <w:r w:rsidR="001E0528">
              <w:rPr>
                <w:noProof/>
                <w:webHidden/>
              </w:rPr>
              <w:t>2</w:t>
            </w:r>
          </w:ins>
          <w:ins w:id="58" w:author="Cristóbal Suárez Abad" w:date="2025-10-18T13:36:00Z" w16du:dateUtc="2025-10-18T11:36:00Z">
            <w:r>
              <w:rPr>
                <w:noProof/>
                <w:webHidden/>
              </w:rPr>
              <w:fldChar w:fldCharType="end"/>
            </w:r>
            <w:r w:rsidRPr="004D30FC">
              <w:rPr>
                <w:rStyle w:val="Hipervnculo"/>
                <w:noProof/>
              </w:rPr>
              <w:fldChar w:fldCharType="end"/>
            </w:r>
          </w:ins>
        </w:p>
        <w:p w14:paraId="3BB69AB4" w14:textId="34CBDA8F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ins w:id="59" w:author="Cristóbal Suárez Abad" w:date="2025-10-18T13:36:00Z" w16du:dateUtc="2025-10-18T11:36:00Z"/>
              <w:rFonts w:eastAsiaTheme="minorEastAsia"/>
              <w:noProof/>
              <w:lang w:val="en-US"/>
            </w:rPr>
          </w:pPr>
          <w:ins w:id="60" w:author="Cristóbal Suárez Abad" w:date="2025-10-18T13:36:00Z" w16du:dateUtc="2025-10-18T11:36:00Z">
            <w:r w:rsidRPr="004D30FC">
              <w:rPr>
                <w:rStyle w:val="Hipervnculo"/>
                <w:noProof/>
              </w:rPr>
              <w:fldChar w:fldCharType="begin"/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"_Toc211687009"</w:instrText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 w:rsidRPr="004D30FC">
              <w:rPr>
                <w:rStyle w:val="Hipervnculo"/>
                <w:noProof/>
              </w:rPr>
            </w:r>
            <w:r w:rsidRPr="004D30FC">
              <w:rPr>
                <w:rStyle w:val="Hipervnculo"/>
                <w:noProof/>
              </w:rPr>
              <w:fldChar w:fldCharType="separate"/>
            </w:r>
            <w:r w:rsidRPr="004D30FC">
              <w:rPr>
                <w:rStyle w:val="Hipervnculo"/>
                <w:b/>
                <w:bCs/>
                <w:noProof/>
              </w:rPr>
              <w:t>3)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Haz el paso 1 y 2 con un solo comando.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_Toc211687009 \h </w:instrText>
            </w:r>
          </w:ins>
          <w:r>
            <w:rPr>
              <w:noProof/>
              <w:webHidden/>
            </w:rPr>
          </w:r>
          <w:ins w:id="61" w:author="Cristóbal Suárez Abad" w:date="2025-10-18T13:36:00Z" w16du:dateUtc="2025-10-18T11:36:00Z">
            <w:r>
              <w:rPr>
                <w:noProof/>
                <w:webHidden/>
              </w:rPr>
              <w:fldChar w:fldCharType="separate"/>
            </w:r>
          </w:ins>
          <w:ins w:id="62" w:author="Cristóbal Suárez Abad" w:date="2025-10-18T14:24:00Z" w16du:dateUtc="2025-10-18T12:24:00Z">
            <w:r w:rsidR="001E0528">
              <w:rPr>
                <w:noProof/>
                <w:webHidden/>
              </w:rPr>
              <w:t>3</w:t>
            </w:r>
          </w:ins>
          <w:ins w:id="63" w:author="Cristóbal Suárez Abad" w:date="2025-10-18T13:36:00Z" w16du:dateUtc="2025-10-18T11:36:00Z">
            <w:r>
              <w:rPr>
                <w:noProof/>
                <w:webHidden/>
              </w:rPr>
              <w:fldChar w:fldCharType="end"/>
            </w:r>
            <w:r w:rsidRPr="004D30FC">
              <w:rPr>
                <w:rStyle w:val="Hipervnculo"/>
                <w:noProof/>
              </w:rPr>
              <w:fldChar w:fldCharType="end"/>
            </w:r>
          </w:ins>
        </w:p>
        <w:p w14:paraId="6759D0D7" w14:textId="2496C9AC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ins w:id="64" w:author="Cristóbal Suárez Abad" w:date="2025-10-18T13:36:00Z" w16du:dateUtc="2025-10-18T11:36:00Z"/>
              <w:rFonts w:eastAsiaTheme="minorEastAsia"/>
              <w:noProof/>
              <w:lang w:val="en-US"/>
            </w:rPr>
          </w:pPr>
          <w:ins w:id="65" w:author="Cristóbal Suárez Abad" w:date="2025-10-18T13:36:00Z" w16du:dateUtc="2025-10-18T11:36:00Z">
            <w:r w:rsidRPr="004D30FC">
              <w:rPr>
                <w:rStyle w:val="Hipervnculo"/>
                <w:noProof/>
              </w:rPr>
              <w:fldChar w:fldCharType="begin"/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"_Toc211687010"</w:instrText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 w:rsidRPr="004D30FC">
              <w:rPr>
                <w:rStyle w:val="Hipervnculo"/>
                <w:noProof/>
              </w:rPr>
            </w:r>
            <w:r w:rsidRPr="004D30FC">
              <w:rPr>
                <w:rStyle w:val="Hipervnculo"/>
                <w:noProof/>
              </w:rPr>
              <w:fldChar w:fldCharType="separate"/>
            </w:r>
            <w:r w:rsidRPr="004D30FC">
              <w:rPr>
                <w:rStyle w:val="Hipervnculo"/>
                <w:b/>
                <w:bCs/>
                <w:noProof/>
              </w:rPr>
              <w:t>4)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¿Cuál es la diferencia entre restart y reload? Intenta demostrarlo de forma práctica.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_Toc211687010 \h </w:instrText>
            </w:r>
          </w:ins>
          <w:r>
            <w:rPr>
              <w:noProof/>
              <w:webHidden/>
            </w:rPr>
          </w:r>
          <w:ins w:id="66" w:author="Cristóbal Suárez Abad" w:date="2025-10-18T13:36:00Z" w16du:dateUtc="2025-10-18T11:36:00Z">
            <w:r>
              <w:rPr>
                <w:noProof/>
                <w:webHidden/>
              </w:rPr>
              <w:fldChar w:fldCharType="separate"/>
            </w:r>
          </w:ins>
          <w:ins w:id="67" w:author="Cristóbal Suárez Abad" w:date="2025-10-18T14:24:00Z" w16du:dateUtc="2025-10-18T12:24:00Z">
            <w:r w:rsidR="001E0528">
              <w:rPr>
                <w:noProof/>
                <w:webHidden/>
              </w:rPr>
              <w:t>4</w:t>
            </w:r>
          </w:ins>
          <w:ins w:id="68" w:author="Cristóbal Suárez Abad" w:date="2025-10-18T13:36:00Z" w16du:dateUtc="2025-10-18T11:36:00Z">
            <w:r>
              <w:rPr>
                <w:noProof/>
                <w:webHidden/>
              </w:rPr>
              <w:fldChar w:fldCharType="end"/>
            </w:r>
            <w:r w:rsidRPr="004D30FC">
              <w:rPr>
                <w:rStyle w:val="Hipervnculo"/>
                <w:noProof/>
              </w:rPr>
              <w:fldChar w:fldCharType="end"/>
            </w:r>
          </w:ins>
        </w:p>
        <w:p w14:paraId="7BADC60E" w14:textId="354BAE1D" w:rsidR="000F6AEC" w:rsidRDefault="000F6AEC">
          <w:pPr>
            <w:pStyle w:val="TDC1"/>
            <w:tabs>
              <w:tab w:val="left" w:pos="480"/>
              <w:tab w:val="right" w:leader="dot" w:pos="8494"/>
            </w:tabs>
            <w:rPr>
              <w:ins w:id="69" w:author="Cristóbal Suárez Abad" w:date="2025-10-18T13:36:00Z" w16du:dateUtc="2025-10-18T11:36:00Z"/>
              <w:rFonts w:eastAsiaTheme="minorEastAsia"/>
              <w:noProof/>
              <w:lang w:val="en-US"/>
            </w:rPr>
          </w:pPr>
          <w:ins w:id="70" w:author="Cristóbal Suárez Abad" w:date="2025-10-18T13:36:00Z" w16du:dateUtc="2025-10-18T11:36:00Z">
            <w:r w:rsidRPr="004D30FC">
              <w:rPr>
                <w:rStyle w:val="Hipervnculo"/>
                <w:noProof/>
              </w:rPr>
              <w:fldChar w:fldCharType="begin"/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>
              <w:rPr>
                <w:noProof/>
              </w:rPr>
              <w:instrText>HYPERLINK \l "_Toc211687011"</w:instrText>
            </w:r>
            <w:r w:rsidRPr="004D30FC">
              <w:rPr>
                <w:rStyle w:val="Hipervnculo"/>
                <w:noProof/>
              </w:rPr>
              <w:instrText xml:space="preserve"> </w:instrText>
            </w:r>
            <w:r w:rsidRPr="004D30FC">
              <w:rPr>
                <w:rStyle w:val="Hipervnculo"/>
                <w:noProof/>
              </w:rPr>
            </w:r>
            <w:r w:rsidRPr="004D30FC">
              <w:rPr>
                <w:rStyle w:val="Hipervnculo"/>
                <w:noProof/>
              </w:rPr>
              <w:fldChar w:fldCharType="separate"/>
            </w:r>
            <w:r w:rsidRPr="004D30FC">
              <w:rPr>
                <w:rStyle w:val="Hipervnculo"/>
                <w:b/>
                <w:bCs/>
                <w:noProof/>
              </w:rPr>
              <w:t>5)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4D30FC">
              <w:rPr>
                <w:rStyle w:val="Hipervnculo"/>
                <w:b/>
                <w:bCs/>
                <w:noProof/>
              </w:rPr>
              <w:t>Prueba los diferentes modos de parada y observa el comportamiento. Intenta demostrarlo de forma práctica.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_Toc211687011 \h </w:instrText>
            </w:r>
          </w:ins>
          <w:r>
            <w:rPr>
              <w:noProof/>
              <w:webHidden/>
            </w:rPr>
          </w:r>
          <w:ins w:id="71" w:author="Cristóbal Suárez Abad" w:date="2025-10-18T13:36:00Z" w16du:dateUtc="2025-10-18T11:36:00Z">
            <w:r>
              <w:rPr>
                <w:noProof/>
                <w:webHidden/>
              </w:rPr>
              <w:fldChar w:fldCharType="separate"/>
            </w:r>
          </w:ins>
          <w:ins w:id="72" w:author="Cristóbal Suárez Abad" w:date="2025-10-18T14:24:00Z" w16du:dateUtc="2025-10-18T12:24:00Z">
            <w:r w:rsidR="001E0528">
              <w:rPr>
                <w:noProof/>
                <w:webHidden/>
              </w:rPr>
              <w:t>9</w:t>
            </w:r>
          </w:ins>
          <w:ins w:id="73" w:author="Cristóbal Suárez Abad" w:date="2025-10-18T13:36:00Z" w16du:dateUtc="2025-10-18T11:36:00Z">
            <w:r>
              <w:rPr>
                <w:noProof/>
                <w:webHidden/>
              </w:rPr>
              <w:fldChar w:fldCharType="end"/>
            </w:r>
            <w:r w:rsidRPr="004D30FC">
              <w:rPr>
                <w:rStyle w:val="Hipervnculo"/>
                <w:noProof/>
              </w:rPr>
              <w:fldChar w:fldCharType="end"/>
            </w:r>
          </w:ins>
        </w:p>
        <w:p w14:paraId="5A0CC7BF" w14:textId="54941440" w:rsidR="00B350EA" w:rsidDel="00B350EA" w:rsidRDefault="00B350EA">
          <w:pPr>
            <w:pStyle w:val="TDC1"/>
            <w:tabs>
              <w:tab w:val="right" w:leader="dot" w:pos="8494"/>
            </w:tabs>
            <w:rPr>
              <w:del w:id="74" w:author="Cristóbal Suárez Abad" w:date="2025-10-18T13:34:00Z" w16du:dateUtc="2025-10-18T11:34:00Z"/>
              <w:noProof/>
            </w:rPr>
          </w:pPr>
          <w:del w:id="75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Introducción.</w:delText>
            </w:r>
            <w:r w:rsidDel="00B350EA">
              <w:rPr>
                <w:noProof/>
                <w:webHidden/>
              </w:rPr>
              <w:tab/>
              <w:delText>1</w:delText>
            </w:r>
          </w:del>
        </w:p>
        <w:p w14:paraId="3757BEFB" w14:textId="4A4F29FE" w:rsidR="00B350EA" w:rsidDel="00B350EA" w:rsidRDefault="00B350EA">
          <w:pPr>
            <w:pStyle w:val="TDC1"/>
            <w:tabs>
              <w:tab w:val="right" w:leader="dot" w:pos="8494"/>
            </w:tabs>
            <w:rPr>
              <w:del w:id="76" w:author="Cristóbal Suárez Abad" w:date="2025-10-18T13:34:00Z" w16du:dateUtc="2025-10-18T11:34:00Z"/>
              <w:noProof/>
            </w:rPr>
          </w:pPr>
          <w:del w:id="77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0)</w:delText>
            </w:r>
            <w:r w:rsidDel="00B350EA">
              <w:rPr>
                <w:noProof/>
                <w:webHidden/>
              </w:rPr>
              <w:tab/>
              <w:delText>0</w:delText>
            </w:r>
          </w:del>
        </w:p>
        <w:p w14:paraId="3C467FCC" w14:textId="78153FF3" w:rsidR="00B350EA" w:rsidDel="00B350EA" w:rsidRDefault="00B350EA">
          <w:pPr>
            <w:pStyle w:val="TDC1"/>
            <w:tabs>
              <w:tab w:val="right" w:leader="dot" w:pos="8494"/>
            </w:tabs>
            <w:rPr>
              <w:del w:id="78" w:author="Cristóbal Suárez Abad" w:date="2025-10-18T13:34:00Z" w16du:dateUtc="2025-10-18T11:34:00Z"/>
              <w:noProof/>
            </w:rPr>
          </w:pPr>
          <w:del w:id="79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Conseguir que funcione el comando "pg_ctl".</w:delText>
            </w:r>
            <w:r w:rsidDel="00B350EA">
              <w:rPr>
                <w:noProof/>
                <w:webHidden/>
              </w:rPr>
              <w:tab/>
              <w:delText>0</w:delText>
            </w:r>
          </w:del>
        </w:p>
        <w:p w14:paraId="77A17C10" w14:textId="7C607CBC" w:rsidR="00B350EA" w:rsidDel="00B350EA" w:rsidRDefault="00B350EA">
          <w:pPr>
            <w:pStyle w:val="TDC1"/>
            <w:tabs>
              <w:tab w:val="right" w:leader="dot" w:pos="8494"/>
            </w:tabs>
            <w:rPr>
              <w:del w:id="80" w:author="Cristóbal Suárez Abad" w:date="2025-10-18T13:34:00Z" w16du:dateUtc="2025-10-18T11:34:00Z"/>
              <w:noProof/>
            </w:rPr>
          </w:pPr>
          <w:del w:id="81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1)</w:delText>
            </w:r>
            <w:r w:rsidDel="00B350EA">
              <w:rPr>
                <w:noProof/>
                <w:webHidden/>
              </w:rPr>
              <w:tab/>
              <w:delText>0</w:delText>
            </w:r>
          </w:del>
        </w:p>
        <w:p w14:paraId="0921728B" w14:textId="4DCA8BC5" w:rsidR="00B350EA" w:rsidDel="00B350EA" w:rsidRDefault="00B350EA">
          <w:pPr>
            <w:pStyle w:val="TDC1"/>
            <w:tabs>
              <w:tab w:val="right" w:leader="dot" w:pos="8494"/>
            </w:tabs>
            <w:rPr>
              <w:del w:id="82" w:author="Cristóbal Suárez Abad" w:date="2025-10-18T13:34:00Z" w16du:dateUtc="2025-10-18T11:34:00Z"/>
              <w:noProof/>
            </w:rPr>
          </w:pPr>
          <w:del w:id="83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Detener PostgreSQL y verifica el estado.</w:delText>
            </w:r>
            <w:r w:rsidDel="00B350EA">
              <w:rPr>
                <w:noProof/>
                <w:webHidden/>
              </w:rPr>
              <w:tab/>
              <w:delText>0</w:delText>
            </w:r>
          </w:del>
        </w:p>
        <w:p w14:paraId="6333F45E" w14:textId="456F67A2" w:rsidR="00B350EA" w:rsidDel="00B350EA" w:rsidRDefault="00B350EA">
          <w:pPr>
            <w:pStyle w:val="TDC1"/>
            <w:tabs>
              <w:tab w:val="right" w:leader="dot" w:pos="8494"/>
            </w:tabs>
            <w:rPr>
              <w:del w:id="84" w:author="Cristóbal Suárez Abad" w:date="2025-10-18T13:34:00Z" w16du:dateUtc="2025-10-18T11:34:00Z"/>
              <w:noProof/>
            </w:rPr>
          </w:pPr>
          <w:del w:id="85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2) Iniciar nuevamente el servicio y verifica el estado</w:delText>
            </w:r>
            <w:r w:rsidDel="00B350EA">
              <w:rPr>
                <w:noProof/>
                <w:webHidden/>
              </w:rPr>
              <w:tab/>
              <w:delText>1</w:delText>
            </w:r>
          </w:del>
        </w:p>
        <w:p w14:paraId="5B32AAFD" w14:textId="33407C42" w:rsidR="00B350EA" w:rsidDel="00B350EA" w:rsidRDefault="00B350EA">
          <w:pPr>
            <w:pStyle w:val="TDC1"/>
            <w:tabs>
              <w:tab w:val="right" w:leader="dot" w:pos="8494"/>
            </w:tabs>
            <w:rPr>
              <w:del w:id="86" w:author="Cristóbal Suárez Abad" w:date="2025-10-18T13:34:00Z" w16du:dateUtc="2025-10-18T11:34:00Z"/>
              <w:noProof/>
            </w:rPr>
          </w:pPr>
          <w:del w:id="87" w:author="Cristóbal Suárez Abad" w:date="2025-10-18T13:34:00Z" w16du:dateUtc="2025-10-18T11:34:00Z">
            <w:r w:rsidRPr="00B350EA" w:rsidDel="00B350EA">
              <w:rPr>
                <w:rStyle w:val="Hipervnculo"/>
                <w:noProof/>
              </w:rPr>
              <w:delText>3)</w:delText>
            </w:r>
            <w:r w:rsidDel="00B350EA">
              <w:rPr>
                <w:noProof/>
                <w:webHidden/>
              </w:rPr>
              <w:tab/>
              <w:delText>2</w:delText>
            </w:r>
          </w:del>
        </w:p>
        <w:p w14:paraId="41D69AE1" w14:textId="4B6933F3" w:rsidR="00B350EA" w:rsidDel="00B350EA" w:rsidRDefault="00B350EA">
          <w:pPr>
            <w:pStyle w:val="TDC1"/>
            <w:tabs>
              <w:tab w:val="right" w:leader="dot" w:pos="8494"/>
            </w:tabs>
            <w:rPr>
              <w:del w:id="88" w:author="Cristóbal Suárez Abad" w:date="2025-10-18T13:34:00Z" w16du:dateUtc="2025-10-18T11:34:00Z"/>
              <w:noProof/>
            </w:rPr>
          </w:pPr>
          <w:del w:id="89" w:author="Cristóbal Suárez Abad" w:date="2025-10-18T13:34:00Z" w16du:dateUtc="2025-10-18T11:34:00Z">
            <w:r w:rsidRPr="00B350EA" w:rsidDel="00B350EA">
              <w:rPr>
                <w:rStyle w:val="Hipervnculo"/>
                <w:noProof/>
              </w:rPr>
              <w:delText>Haz el paso 1 y 2 con un solo comando.</w:delText>
            </w:r>
            <w:r w:rsidDel="00B350EA">
              <w:rPr>
                <w:noProof/>
                <w:webHidden/>
              </w:rPr>
              <w:tab/>
              <w:delText>2</w:delText>
            </w:r>
          </w:del>
        </w:p>
        <w:p w14:paraId="610083F3" w14:textId="53C595A3" w:rsidR="00B350EA" w:rsidDel="00B350EA" w:rsidRDefault="00B350EA">
          <w:pPr>
            <w:pStyle w:val="TDC1"/>
            <w:tabs>
              <w:tab w:val="right" w:leader="dot" w:pos="8494"/>
            </w:tabs>
            <w:rPr>
              <w:del w:id="90" w:author="Cristóbal Suárez Abad" w:date="2025-10-18T13:34:00Z" w16du:dateUtc="2025-10-18T11:34:00Z"/>
              <w:noProof/>
            </w:rPr>
          </w:pPr>
          <w:del w:id="91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4) ¿Cuál es la diferencia entre restart y reload? Intenta demostrarlo de forma práctica.</w:delText>
            </w:r>
            <w:r w:rsidDel="00B350EA">
              <w:rPr>
                <w:noProof/>
                <w:webHidden/>
              </w:rPr>
              <w:tab/>
              <w:delText>3</w:delText>
            </w:r>
          </w:del>
        </w:p>
        <w:p w14:paraId="6BD2F5CA" w14:textId="4C6E42E2" w:rsidR="00B350EA" w:rsidDel="00B350EA" w:rsidRDefault="00B350EA">
          <w:pPr>
            <w:pStyle w:val="TDC1"/>
            <w:tabs>
              <w:tab w:val="right" w:leader="dot" w:pos="8494"/>
            </w:tabs>
            <w:rPr>
              <w:del w:id="92" w:author="Cristóbal Suárez Abad" w:date="2025-10-18T13:34:00Z" w16du:dateUtc="2025-10-18T11:34:00Z"/>
              <w:noProof/>
            </w:rPr>
          </w:pPr>
          <w:del w:id="93" w:author="Cristóbal Suárez Abad" w:date="2025-10-18T13:34:00Z" w16du:dateUtc="2025-10-18T11:34:00Z">
            <w:r w:rsidRPr="00B350EA" w:rsidDel="00B350EA">
              <w:rPr>
                <w:rStyle w:val="Hipervnculo"/>
                <w:b/>
                <w:bCs/>
                <w:noProof/>
              </w:rPr>
              <w:delText>5) Prueba los diferentes modos de parada y observa el comportamiento. Intenta demostrarlo de forma práctica.</w:delText>
            </w:r>
            <w:r w:rsidDel="00B350EA">
              <w:rPr>
                <w:noProof/>
                <w:webHidden/>
              </w:rPr>
              <w:tab/>
              <w:delText>8</w:delText>
            </w:r>
          </w:del>
        </w:p>
        <w:p w14:paraId="6E343CCA" w14:textId="19450DD4" w:rsidR="00000000" w:rsidRDefault="00B350EA">
          <w:pPr>
            <w:rPr>
              <w:ins w:id="94" w:author="Cristóbal Suárez Abad" w:date="2025-10-18T13:33:00Z" w16du:dateUtc="2025-10-18T11:33:00Z"/>
              <w:rPrChange w:id="95" w:author="Cristóbal Suárez Abad" w:date="2025-10-18T13:33:00Z" w16du:dateUtc="2025-10-18T11:33:00Z">
                <w:rPr>
                  <w:ins w:id="96" w:author="Cristóbal Suárez Abad" w:date="2025-10-18T13:33:00Z" w16du:dateUtc="2025-10-18T11:33:00Z"/>
                  <w:b/>
                  <w:bCs/>
                  <w:u w:val="single"/>
                </w:rPr>
              </w:rPrChange>
            </w:rPr>
            <w:sectPr w:rsidR="00000000" w:rsidSect="00221492">
              <w:headerReference w:type="default" r:id="rId11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  <w:pPrChange w:id="101" w:author="Cristóbal Suárez Abad" w:date="2025-10-18T13:33:00Z" w16du:dateUtc="2025-10-18T11:33:00Z">
              <w:pPr>
                <w:pStyle w:val="Ttulo1"/>
              </w:pPr>
            </w:pPrChange>
          </w:pPr>
          <w:ins w:id="102" w:author="Cristóbal Suárez Abad" w:date="2025-10-18T13:33:00Z" w16du:dateUtc="2025-10-18T11:33:00Z">
            <w:r>
              <w:rPr>
                <w:b/>
                <w:bCs/>
              </w:rPr>
              <w:fldChar w:fldCharType="end"/>
            </w:r>
          </w:ins>
        </w:p>
        <w:customXmlInsRangeStart w:id="103" w:author="Cristóbal Suárez Abad" w:date="2025-10-18T13:33:00Z"/>
      </w:sdtContent>
    </w:sdt>
    <w:customXmlInsRangeEnd w:id="103"/>
    <w:p w14:paraId="5AC225FD" w14:textId="593074A8" w:rsidR="00A15A45" w:rsidRPr="000A1CCC" w:rsidDel="00011C99" w:rsidRDefault="00011C99">
      <w:pPr>
        <w:pStyle w:val="Ttulo1"/>
        <w:rPr>
          <w:del w:id="104" w:author="Cristóbal Suárez Abad" w:date="2025-10-18T13:28:00Z" w16du:dateUtc="2025-10-18T11:28:00Z"/>
          <w:b/>
          <w:bCs/>
          <w:u w:val="single"/>
          <w:rPrChange w:id="105" w:author="Cristóbal Suárez Abad" w:date="2025-10-18T13:29:00Z" w16du:dateUtc="2025-10-18T11:29:00Z">
            <w:rPr>
              <w:del w:id="106" w:author="Cristóbal Suárez Abad" w:date="2025-10-18T13:28:00Z" w16du:dateUtc="2025-10-18T11:28:00Z"/>
            </w:rPr>
          </w:rPrChange>
        </w:rPr>
        <w:pPrChange w:id="107" w:author="Cristóbal Suárez Abad" w:date="2025-10-18T13:29:00Z" w16du:dateUtc="2025-10-18T11:29:00Z">
          <w:pPr/>
        </w:pPrChange>
      </w:pPr>
      <w:bookmarkStart w:id="108" w:name="_Toc211687003"/>
      <w:ins w:id="109" w:author="Cristóbal Suárez Abad" w:date="2025-10-18T13:28:00Z" w16du:dateUtc="2025-10-18T11:28:00Z">
        <w:r w:rsidRPr="000A1CCC">
          <w:rPr>
            <w:b/>
            <w:bCs/>
            <w:u w:val="single"/>
            <w:rPrChange w:id="110" w:author="Cristóbal Suárez Abad" w:date="2025-10-18T13:29:00Z" w16du:dateUtc="2025-10-18T11:29:00Z">
              <w:rPr/>
            </w:rPrChange>
          </w:rPr>
          <w:lastRenderedPageBreak/>
          <w:t>Introducción.</w:t>
        </w:r>
      </w:ins>
      <w:bookmarkEnd w:id="108"/>
      <w:del w:id="111" w:author="Cristóbal Suárez Abad" w:date="2025-10-18T13:28:00Z" w16du:dateUtc="2025-10-18T11:28:00Z">
        <w:r w:rsidR="00A15A45" w:rsidRPr="000A1CCC" w:rsidDel="00011C99">
          <w:rPr>
            <w:b/>
            <w:bCs/>
            <w:u w:val="single"/>
            <w:rPrChange w:id="112" w:author="Cristóbal Suárez Abad" w:date="2025-10-18T13:29:00Z" w16du:dateUtc="2025-10-18T11:29:00Z">
              <w:rPr/>
            </w:rPrChange>
          </w:rPr>
          <w:delText>Actividad 1 - Comando pg_ctl</w:delText>
        </w:r>
      </w:del>
    </w:p>
    <w:p w14:paraId="4353522D" w14:textId="77777777" w:rsidR="00011C99" w:rsidRPr="00A15A45" w:rsidRDefault="00011C99">
      <w:pPr>
        <w:pStyle w:val="Ttulo1"/>
        <w:rPr>
          <w:ins w:id="113" w:author="Cristóbal Suárez Abad" w:date="2025-10-18T13:28:00Z" w16du:dateUtc="2025-10-18T11:28:00Z"/>
        </w:rPr>
        <w:pPrChange w:id="114" w:author="Cristóbal Suárez Abad" w:date="2025-10-18T13:29:00Z" w16du:dateUtc="2025-10-18T11:29:00Z">
          <w:pPr/>
        </w:pPrChange>
      </w:pPr>
    </w:p>
    <w:p w14:paraId="0ECB554A" w14:textId="77777777" w:rsidR="00A15A45" w:rsidRPr="00A15A45" w:rsidRDefault="00A15A45" w:rsidP="00A15A45">
      <w:r w:rsidRPr="00A15A45">
        <w:t xml:space="preserve">Utilizando el comando </w:t>
      </w:r>
      <w:proofErr w:type="spellStart"/>
      <w:r w:rsidRPr="00A15A45">
        <w:t>pg_ctl</w:t>
      </w:r>
      <w:proofErr w:type="spellEnd"/>
      <w:r w:rsidRPr="00A15A45">
        <w:t xml:space="preserve">, realiza las siguientes opciones en </w:t>
      </w:r>
      <w:proofErr w:type="spellStart"/>
      <w:r w:rsidRPr="00A15A45">
        <w:t>postgresql</w:t>
      </w:r>
      <w:proofErr w:type="spellEnd"/>
      <w:r w:rsidRPr="00A15A45">
        <w:t>:</w:t>
      </w:r>
    </w:p>
    <w:p w14:paraId="2993B0C1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Detener PostgreSQL y verifica el estado</w:t>
      </w:r>
    </w:p>
    <w:p w14:paraId="21F0B0C9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Iniciar nuevamente el servicio y verifica el estado </w:t>
      </w:r>
    </w:p>
    <w:p w14:paraId="29BACC3D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Haz el paso 1 y 2 con un solo comando.</w:t>
      </w:r>
    </w:p>
    <w:p w14:paraId="7E3A02FE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 xml:space="preserve">¿Cuál es la diferencia entre </w:t>
      </w:r>
      <w:proofErr w:type="spellStart"/>
      <w:r w:rsidRPr="00A15A45">
        <w:t>restart</w:t>
      </w:r>
      <w:proofErr w:type="spellEnd"/>
      <w:r w:rsidRPr="00A15A45">
        <w:t xml:space="preserve"> y </w:t>
      </w:r>
      <w:proofErr w:type="spellStart"/>
      <w:r w:rsidRPr="00A15A45">
        <w:t>reload</w:t>
      </w:r>
      <w:proofErr w:type="spellEnd"/>
      <w:r w:rsidRPr="00A15A45">
        <w:t>? Intenta demostrarlo de forma práctica.</w:t>
      </w:r>
    </w:p>
    <w:p w14:paraId="1291CB61" w14:textId="77777777" w:rsidR="00A15A45" w:rsidRPr="00A15A45" w:rsidRDefault="00A15A45" w:rsidP="00A15A45">
      <w:pPr>
        <w:numPr>
          <w:ilvl w:val="0"/>
          <w:numId w:val="1"/>
        </w:numPr>
      </w:pPr>
      <w:r w:rsidRPr="00A15A45">
        <w:t>Prueba los diferentes modos de parada y observa el comportamiento. Intenta demostrarlo de forma práctica.</w:t>
      </w:r>
    </w:p>
    <w:p w14:paraId="454DB144" w14:textId="77777777" w:rsidR="00720546" w:rsidRDefault="00720546"/>
    <w:p w14:paraId="158C5C0D" w14:textId="77777777" w:rsidR="004507DF" w:rsidRDefault="004507DF">
      <w:pPr>
        <w:rPr>
          <w:ins w:id="115" w:author="Cristóbal Suárez Abad" w:date="2025-10-18T13:29:00Z" w16du:dateUtc="2025-10-18T11:29:00Z"/>
        </w:rPr>
        <w:sectPr w:rsidR="004507DF" w:rsidSect="00B350EA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F363418" w14:textId="3B634A94" w:rsidR="00A15A45" w:rsidRPr="004507DF" w:rsidDel="004507DF" w:rsidRDefault="00A15A45">
      <w:pPr>
        <w:pStyle w:val="Ttulo1"/>
        <w:numPr>
          <w:ilvl w:val="1"/>
          <w:numId w:val="1"/>
        </w:numPr>
        <w:rPr>
          <w:del w:id="116" w:author="Cristóbal Suárez Abad" w:date="2025-10-18T13:29:00Z" w16du:dateUtc="2025-10-18T11:29:00Z"/>
          <w:b/>
          <w:bCs/>
          <w:sz w:val="32"/>
          <w:szCs w:val="32"/>
          <w:u w:val="single"/>
          <w:rPrChange w:id="117" w:author="Cristóbal Suárez Abad" w:date="2025-10-18T13:29:00Z" w16du:dateUtc="2025-10-18T11:29:00Z">
            <w:rPr>
              <w:del w:id="118" w:author="Cristóbal Suárez Abad" w:date="2025-10-18T13:29:00Z" w16du:dateUtc="2025-10-18T11:29:00Z"/>
            </w:rPr>
          </w:rPrChange>
        </w:rPr>
        <w:pPrChange w:id="119" w:author="Cristóbal Suárez Abad" w:date="2025-10-18T13:35:00Z" w16du:dateUtc="2025-10-18T11:35:00Z">
          <w:pPr/>
        </w:pPrChange>
      </w:pPr>
      <w:bookmarkStart w:id="120" w:name="_Toc211686935"/>
      <w:bookmarkStart w:id="121" w:name="_Toc211687004"/>
      <w:bookmarkEnd w:id="120"/>
      <w:bookmarkEnd w:id="121"/>
    </w:p>
    <w:p w14:paraId="40DB3610" w14:textId="795C788E" w:rsidR="00A15A45" w:rsidRPr="004507DF" w:rsidRDefault="00A15A45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  <w:rPrChange w:id="122" w:author="Cristóbal Suárez Abad" w:date="2025-10-18T13:29:00Z" w16du:dateUtc="2025-10-18T11:29:00Z">
            <w:rPr/>
          </w:rPrChange>
        </w:rPr>
        <w:pPrChange w:id="123" w:author="Cristóbal Suárez Abad" w:date="2025-10-18T13:35:00Z" w16du:dateUtc="2025-10-18T11:35:00Z">
          <w:pPr>
            <w:pStyle w:val="Prrafodelista"/>
            <w:numPr>
              <w:numId w:val="2"/>
            </w:numPr>
            <w:ind w:hanging="360"/>
          </w:pPr>
        </w:pPrChange>
      </w:pPr>
      <w:bookmarkStart w:id="124" w:name="_Toc211687005"/>
      <w:r w:rsidRPr="004507DF">
        <w:rPr>
          <w:b/>
          <w:bCs/>
          <w:sz w:val="32"/>
          <w:szCs w:val="32"/>
          <w:u w:val="single"/>
          <w:rPrChange w:id="125" w:author="Cristóbal Suárez Abad" w:date="2025-10-18T13:29:00Z" w16du:dateUtc="2025-10-18T11:29:00Z">
            <w:rPr/>
          </w:rPrChange>
        </w:rPr>
        <w:t>Conseguir que funcione el comando "</w:t>
      </w:r>
      <w:proofErr w:type="spellStart"/>
      <w:r w:rsidRPr="004507DF">
        <w:rPr>
          <w:b/>
          <w:bCs/>
          <w:sz w:val="32"/>
          <w:szCs w:val="32"/>
          <w:u w:val="single"/>
          <w:rPrChange w:id="126" w:author="Cristóbal Suárez Abad" w:date="2025-10-18T13:29:00Z" w16du:dateUtc="2025-10-18T11:29:00Z">
            <w:rPr/>
          </w:rPrChange>
        </w:rPr>
        <w:t>pg_ctl</w:t>
      </w:r>
      <w:proofErr w:type="spellEnd"/>
      <w:r w:rsidRPr="004507DF">
        <w:rPr>
          <w:b/>
          <w:bCs/>
          <w:sz w:val="32"/>
          <w:szCs w:val="32"/>
          <w:u w:val="single"/>
          <w:rPrChange w:id="127" w:author="Cristóbal Suárez Abad" w:date="2025-10-18T13:29:00Z" w16du:dateUtc="2025-10-18T11:29:00Z">
            <w:rPr/>
          </w:rPrChange>
        </w:rPr>
        <w:t>".</w:t>
      </w:r>
      <w:bookmarkEnd w:id="124"/>
    </w:p>
    <w:p w14:paraId="00C32F99" w14:textId="2B7E911A" w:rsidR="00A15A45" w:rsidRDefault="00A15A45" w:rsidP="00A15A45">
      <w:r>
        <w:t>"</w:t>
      </w:r>
      <w:proofErr w:type="spellStart"/>
      <w:r w:rsidRPr="004507DF">
        <w:rPr>
          <w:b/>
          <w:bCs/>
          <w:rPrChange w:id="128" w:author="Cristóbal Suárez Abad" w:date="2025-10-18T13:29:00Z" w16du:dateUtc="2025-10-18T11:29:00Z">
            <w:rPr/>
          </w:rPrChange>
        </w:rPr>
        <w:t>pg_ctl</w:t>
      </w:r>
      <w:proofErr w:type="spellEnd"/>
      <w:r>
        <w:t xml:space="preserve">" no se encuentra fácilmente. </w:t>
      </w:r>
      <w:r w:rsidR="0068022F">
        <w:t>El sistema no reconoce ese comando. Para solucionarlo hay que crear un PATH.</w:t>
      </w:r>
    </w:p>
    <w:p w14:paraId="5B05AE5D" w14:textId="77777777" w:rsidR="00A15A45" w:rsidRDefault="00A15A45" w:rsidP="00A15A45">
      <w:r>
        <w:t>Crear PATH:</w:t>
      </w:r>
    </w:p>
    <w:p w14:paraId="68879B6C" w14:textId="45E8017A" w:rsidR="00A15A45" w:rsidRDefault="0068022F" w:rsidP="00A15A45">
      <w:r>
        <w:t>Primer debemos e</w:t>
      </w:r>
      <w:r w:rsidR="00A15A45">
        <w:t>ncontrar directorio donde está el comando:</w:t>
      </w:r>
    </w:p>
    <w:p w14:paraId="356274B2" w14:textId="75C9F788" w:rsidR="00A15A45" w:rsidRPr="00A15A45" w:rsidRDefault="0068022F" w:rsidP="00A15A45">
      <w:pPr>
        <w:rPr>
          <w:lang w:val="en-US"/>
        </w:rPr>
      </w:pPr>
      <w:proofErr w:type="spellStart"/>
      <w:r>
        <w:rPr>
          <w:lang w:val="en-US"/>
        </w:rPr>
        <w:t>Usamos</w:t>
      </w:r>
      <w:proofErr w:type="spellEnd"/>
      <w:r>
        <w:rPr>
          <w:lang w:val="en-US"/>
        </w:rPr>
        <w:t xml:space="preserve">: </w:t>
      </w:r>
      <w:r w:rsidR="00A15A45" w:rsidRPr="004507DF">
        <w:rPr>
          <w:b/>
          <w:bCs/>
          <w:lang w:val="en-US"/>
          <w:rPrChange w:id="129" w:author="Cristóbal Suárez Abad" w:date="2025-10-18T13:29:00Z" w16du:dateUtc="2025-10-18T11:29:00Z">
            <w:rPr>
              <w:lang w:val="en-US"/>
            </w:rPr>
          </w:rPrChange>
        </w:rPr>
        <w:t xml:space="preserve">find / -name </w:t>
      </w:r>
      <w:proofErr w:type="spellStart"/>
      <w:r w:rsidR="00A15A45" w:rsidRPr="004507DF">
        <w:rPr>
          <w:b/>
          <w:bCs/>
          <w:lang w:val="en-US"/>
          <w:rPrChange w:id="130" w:author="Cristóbal Suárez Abad" w:date="2025-10-18T13:29:00Z" w16du:dateUtc="2025-10-18T11:29:00Z">
            <w:rPr>
              <w:lang w:val="en-US"/>
            </w:rPr>
          </w:rPrChange>
        </w:rPr>
        <w:t>pg_ctl</w:t>
      </w:r>
      <w:proofErr w:type="spellEnd"/>
      <w:r w:rsidR="00A15A45" w:rsidRPr="004507DF">
        <w:rPr>
          <w:b/>
          <w:bCs/>
          <w:lang w:val="en-US"/>
          <w:rPrChange w:id="131" w:author="Cristóbal Suárez Abad" w:date="2025-10-18T13:29:00Z" w16du:dateUtc="2025-10-18T11:29:00Z">
            <w:rPr>
              <w:lang w:val="en-US"/>
            </w:rPr>
          </w:rPrChange>
        </w:rPr>
        <w:t xml:space="preserve"> 2&gt;/dev/null</w:t>
      </w:r>
    </w:p>
    <w:p w14:paraId="7D50BD06" w14:textId="6CB16FFD" w:rsidR="00A15A45" w:rsidRDefault="0068022F" w:rsidP="00A15A45">
      <w:r w:rsidRPr="0068022F">
        <w:t xml:space="preserve">El </w:t>
      </w:r>
      <w:r>
        <w:t>r</w:t>
      </w:r>
      <w:r w:rsidR="00A15A45">
        <w:t>esultado</w:t>
      </w:r>
      <w:r>
        <w:t xml:space="preserve"> debe ser algo parecido a esto</w:t>
      </w:r>
      <w:r w:rsidR="00A15A45">
        <w:t>:</w:t>
      </w:r>
    </w:p>
    <w:p w14:paraId="7EEF3A50" w14:textId="6E223F35" w:rsidR="00A15A45" w:rsidRPr="004507DF" w:rsidRDefault="00A15A45" w:rsidP="00A15A45">
      <w:pPr>
        <w:rPr>
          <w:b/>
          <w:bCs/>
          <w:rPrChange w:id="132" w:author="Cristóbal Suárez Abad" w:date="2025-10-18T13:29:00Z" w16du:dateUtc="2025-10-18T11:29:00Z">
            <w:rPr/>
          </w:rPrChange>
        </w:rPr>
      </w:pPr>
      <w:r w:rsidRPr="004507DF">
        <w:rPr>
          <w:b/>
          <w:bCs/>
          <w:rPrChange w:id="133" w:author="Cristóbal Suárez Abad" w:date="2025-10-18T13:29:00Z" w16du:dateUtc="2025-10-18T11:29:00Z">
            <w:rPr/>
          </w:rPrChange>
        </w:rPr>
        <w:t>/</w:t>
      </w:r>
      <w:proofErr w:type="spellStart"/>
      <w:r w:rsidRPr="004507DF">
        <w:rPr>
          <w:b/>
          <w:bCs/>
          <w:rPrChange w:id="134" w:author="Cristóbal Suárez Abad" w:date="2025-10-18T13:29:00Z" w16du:dateUtc="2025-10-18T11:29:00Z">
            <w:rPr/>
          </w:rPrChange>
        </w:rPr>
        <w:t>usr</w:t>
      </w:r>
      <w:proofErr w:type="spellEnd"/>
      <w:r w:rsidRPr="004507DF">
        <w:rPr>
          <w:b/>
          <w:bCs/>
          <w:rPrChange w:id="135" w:author="Cristóbal Suárez Abad" w:date="2025-10-18T13:29:00Z" w16du:dateUtc="2025-10-18T11:29:00Z">
            <w:rPr/>
          </w:rPrChange>
        </w:rPr>
        <w:t>/</w:t>
      </w:r>
      <w:proofErr w:type="spellStart"/>
      <w:r w:rsidRPr="004507DF">
        <w:rPr>
          <w:b/>
          <w:bCs/>
          <w:rPrChange w:id="136" w:author="Cristóbal Suárez Abad" w:date="2025-10-18T13:29:00Z" w16du:dateUtc="2025-10-18T11:29:00Z">
            <w:rPr/>
          </w:rPrChange>
        </w:rPr>
        <w:t>lib</w:t>
      </w:r>
      <w:proofErr w:type="spellEnd"/>
      <w:r w:rsidRPr="004507DF">
        <w:rPr>
          <w:b/>
          <w:bCs/>
          <w:rPrChange w:id="137" w:author="Cristóbal Suárez Abad" w:date="2025-10-18T13:29:00Z" w16du:dateUtc="2025-10-18T11:29:00Z">
            <w:rPr/>
          </w:rPrChange>
        </w:rPr>
        <w:t>/</w:t>
      </w:r>
      <w:proofErr w:type="spellStart"/>
      <w:r w:rsidRPr="004507DF">
        <w:rPr>
          <w:b/>
          <w:bCs/>
          <w:rPrChange w:id="138" w:author="Cristóbal Suárez Abad" w:date="2025-10-18T13:29:00Z" w16du:dateUtc="2025-10-18T11:29:00Z">
            <w:rPr/>
          </w:rPrChange>
        </w:rPr>
        <w:t>postgresql</w:t>
      </w:r>
      <w:proofErr w:type="spellEnd"/>
      <w:r w:rsidRPr="004507DF">
        <w:rPr>
          <w:b/>
          <w:bCs/>
          <w:rPrChange w:id="139" w:author="Cristóbal Suárez Abad" w:date="2025-10-18T13:29:00Z" w16du:dateUtc="2025-10-18T11:29:00Z">
            <w:rPr/>
          </w:rPrChange>
        </w:rPr>
        <w:t>/14/</w:t>
      </w:r>
      <w:proofErr w:type="spellStart"/>
      <w:r w:rsidRPr="004507DF">
        <w:rPr>
          <w:b/>
          <w:bCs/>
          <w:rPrChange w:id="140" w:author="Cristóbal Suárez Abad" w:date="2025-10-18T13:29:00Z" w16du:dateUtc="2025-10-18T11:29:00Z">
            <w:rPr/>
          </w:rPrChange>
        </w:rPr>
        <w:t>bin</w:t>
      </w:r>
      <w:proofErr w:type="spellEnd"/>
      <w:r w:rsidRPr="004507DF">
        <w:rPr>
          <w:b/>
          <w:bCs/>
          <w:rPrChange w:id="141" w:author="Cristóbal Suárez Abad" w:date="2025-10-18T13:29:00Z" w16du:dateUtc="2025-10-18T11:29:00Z">
            <w:rPr/>
          </w:rPrChange>
        </w:rPr>
        <w:t>/</w:t>
      </w:r>
      <w:proofErr w:type="spellStart"/>
      <w:r w:rsidRPr="004507DF">
        <w:rPr>
          <w:b/>
          <w:bCs/>
          <w:rPrChange w:id="142" w:author="Cristóbal Suárez Abad" w:date="2025-10-18T13:29:00Z" w16du:dateUtc="2025-10-18T11:29:00Z">
            <w:rPr/>
          </w:rPrChange>
        </w:rPr>
        <w:t>pg_ctl</w:t>
      </w:r>
      <w:proofErr w:type="spellEnd"/>
    </w:p>
    <w:p w14:paraId="355FA109" w14:textId="1F8C798D" w:rsidR="00A15A45" w:rsidRDefault="0068022F" w:rsidP="00A15A45">
      <w:r>
        <w:t>Importante</w:t>
      </w:r>
      <w:r w:rsidR="00A15A45">
        <w:t xml:space="preserve">, este comando no lo puedes usar con </w:t>
      </w:r>
      <w:proofErr w:type="spellStart"/>
      <w:r w:rsidR="00A15A45">
        <w:t>root</w:t>
      </w:r>
      <w:proofErr w:type="spellEnd"/>
      <w:r w:rsidR="00A15A45">
        <w:t xml:space="preserve">, tiene que ser uno de </w:t>
      </w:r>
      <w:proofErr w:type="spellStart"/>
      <w:r w:rsidR="00A15A45">
        <w:t>postgresql</w:t>
      </w:r>
      <w:proofErr w:type="spellEnd"/>
    </w:p>
    <w:p w14:paraId="2B3C99AA" w14:textId="6B1FD3A9" w:rsidR="00A15A45" w:rsidRPr="004507DF" w:rsidRDefault="00A15A45" w:rsidP="00A15A45">
      <w:pPr>
        <w:rPr>
          <w:b/>
          <w:bCs/>
          <w:rPrChange w:id="143" w:author="Cristóbal Suárez Abad" w:date="2025-10-18T13:29:00Z" w16du:dateUtc="2025-10-18T11:29:00Z">
            <w:rPr/>
          </w:rPrChange>
        </w:rPr>
      </w:pPr>
      <w:r w:rsidRPr="004507DF">
        <w:rPr>
          <w:b/>
          <w:bCs/>
          <w:rPrChange w:id="144" w:author="Cristóbal Suárez Abad" w:date="2025-10-18T13:29:00Z" w16du:dateUtc="2025-10-18T11:29:00Z">
            <w:rPr/>
          </w:rPrChange>
        </w:rPr>
        <w:t xml:space="preserve">sudo -i -u </w:t>
      </w:r>
      <w:proofErr w:type="spellStart"/>
      <w:r w:rsidRPr="004507DF">
        <w:rPr>
          <w:b/>
          <w:bCs/>
          <w:rPrChange w:id="145" w:author="Cristóbal Suárez Abad" w:date="2025-10-18T13:29:00Z" w16du:dateUtc="2025-10-18T11:29:00Z">
            <w:rPr/>
          </w:rPrChange>
        </w:rPr>
        <w:t>postgres</w:t>
      </w:r>
      <w:proofErr w:type="spellEnd"/>
    </w:p>
    <w:p w14:paraId="7DE57305" w14:textId="1C918EF0" w:rsidR="00A15A45" w:rsidRDefault="00A15A45" w:rsidP="00A15A45">
      <w:r>
        <w:t>Se le crea al usuario "</w:t>
      </w:r>
      <w:proofErr w:type="spellStart"/>
      <w:r>
        <w:t>postgres</w:t>
      </w:r>
      <w:proofErr w:type="spellEnd"/>
      <w:r>
        <w:t xml:space="preserve">" el PATH. </w:t>
      </w:r>
      <w:r w:rsidR="0068022F">
        <w:t>R</w:t>
      </w:r>
      <w:r>
        <w:t>ecuerda. es solo el directorio</w:t>
      </w:r>
    </w:p>
    <w:p w14:paraId="667A7DF3" w14:textId="77777777" w:rsidR="00A15A45" w:rsidRPr="004507DF" w:rsidRDefault="00A15A45" w:rsidP="00A15A45">
      <w:pPr>
        <w:rPr>
          <w:b/>
          <w:bCs/>
          <w:rPrChange w:id="146" w:author="Cristóbal Suárez Abad" w:date="2025-10-18T13:29:00Z" w16du:dateUtc="2025-10-18T11:29:00Z">
            <w:rPr>
              <w:lang w:val="en-US"/>
            </w:rPr>
          </w:rPrChange>
        </w:rPr>
      </w:pPr>
      <w:proofErr w:type="spellStart"/>
      <w:r w:rsidRPr="004507DF">
        <w:rPr>
          <w:b/>
          <w:bCs/>
          <w:rPrChange w:id="147" w:author="Cristóbal Suárez Abad" w:date="2025-10-18T13:29:00Z" w16du:dateUtc="2025-10-18T11:29:00Z">
            <w:rPr>
              <w:lang w:val="en-US"/>
            </w:rPr>
          </w:rPrChange>
        </w:rPr>
        <w:t>export</w:t>
      </w:r>
      <w:proofErr w:type="spellEnd"/>
      <w:r w:rsidRPr="004507DF">
        <w:rPr>
          <w:b/>
          <w:bCs/>
          <w:rPrChange w:id="148" w:author="Cristóbal Suárez Abad" w:date="2025-10-18T13:29:00Z" w16du:dateUtc="2025-10-18T11:29:00Z">
            <w:rPr>
              <w:lang w:val="en-US"/>
            </w:rPr>
          </w:rPrChange>
        </w:rPr>
        <w:t xml:space="preserve"> PATH=$PATH:/</w:t>
      </w:r>
      <w:proofErr w:type="spellStart"/>
      <w:r w:rsidRPr="004507DF">
        <w:rPr>
          <w:b/>
          <w:bCs/>
          <w:rPrChange w:id="149" w:author="Cristóbal Suárez Abad" w:date="2025-10-18T13:29:00Z" w16du:dateUtc="2025-10-18T11:29:00Z">
            <w:rPr>
              <w:lang w:val="en-US"/>
            </w:rPr>
          </w:rPrChange>
        </w:rPr>
        <w:t>usr</w:t>
      </w:r>
      <w:proofErr w:type="spellEnd"/>
      <w:r w:rsidRPr="004507DF">
        <w:rPr>
          <w:b/>
          <w:bCs/>
          <w:rPrChange w:id="150" w:author="Cristóbal Suárez Abad" w:date="2025-10-18T13:29:00Z" w16du:dateUtc="2025-10-18T11:29:00Z">
            <w:rPr>
              <w:lang w:val="en-US"/>
            </w:rPr>
          </w:rPrChange>
        </w:rPr>
        <w:t>/</w:t>
      </w:r>
      <w:proofErr w:type="spellStart"/>
      <w:r w:rsidRPr="004507DF">
        <w:rPr>
          <w:b/>
          <w:bCs/>
          <w:rPrChange w:id="151" w:author="Cristóbal Suárez Abad" w:date="2025-10-18T13:29:00Z" w16du:dateUtc="2025-10-18T11:29:00Z">
            <w:rPr>
              <w:lang w:val="en-US"/>
            </w:rPr>
          </w:rPrChange>
        </w:rPr>
        <w:t>lib</w:t>
      </w:r>
      <w:proofErr w:type="spellEnd"/>
      <w:r w:rsidRPr="004507DF">
        <w:rPr>
          <w:b/>
          <w:bCs/>
          <w:rPrChange w:id="152" w:author="Cristóbal Suárez Abad" w:date="2025-10-18T13:29:00Z" w16du:dateUtc="2025-10-18T11:29:00Z">
            <w:rPr>
              <w:lang w:val="en-US"/>
            </w:rPr>
          </w:rPrChange>
        </w:rPr>
        <w:t>/</w:t>
      </w:r>
      <w:proofErr w:type="spellStart"/>
      <w:r w:rsidRPr="004507DF">
        <w:rPr>
          <w:b/>
          <w:bCs/>
          <w:rPrChange w:id="153" w:author="Cristóbal Suárez Abad" w:date="2025-10-18T13:29:00Z" w16du:dateUtc="2025-10-18T11:29:00Z">
            <w:rPr>
              <w:lang w:val="en-US"/>
            </w:rPr>
          </w:rPrChange>
        </w:rPr>
        <w:t>postgresql</w:t>
      </w:r>
      <w:proofErr w:type="spellEnd"/>
      <w:r w:rsidRPr="004507DF">
        <w:rPr>
          <w:b/>
          <w:bCs/>
          <w:rPrChange w:id="154" w:author="Cristóbal Suárez Abad" w:date="2025-10-18T13:29:00Z" w16du:dateUtc="2025-10-18T11:29:00Z">
            <w:rPr>
              <w:lang w:val="en-US"/>
            </w:rPr>
          </w:rPrChange>
        </w:rPr>
        <w:t>/14/</w:t>
      </w:r>
      <w:proofErr w:type="spellStart"/>
      <w:r w:rsidRPr="004507DF">
        <w:rPr>
          <w:b/>
          <w:bCs/>
          <w:rPrChange w:id="155" w:author="Cristóbal Suárez Abad" w:date="2025-10-18T13:29:00Z" w16du:dateUtc="2025-10-18T11:29:00Z">
            <w:rPr>
              <w:lang w:val="en-US"/>
            </w:rPr>
          </w:rPrChange>
        </w:rPr>
        <w:t>bin</w:t>
      </w:r>
      <w:proofErr w:type="spellEnd"/>
      <w:r w:rsidRPr="004507DF">
        <w:rPr>
          <w:b/>
          <w:bCs/>
          <w:rPrChange w:id="156" w:author="Cristóbal Suárez Abad" w:date="2025-10-18T13:29:00Z" w16du:dateUtc="2025-10-18T11:29:00Z">
            <w:rPr>
              <w:lang w:val="en-US"/>
            </w:rPr>
          </w:rPrChange>
        </w:rPr>
        <w:t>/</w:t>
      </w:r>
    </w:p>
    <w:p w14:paraId="782FF3C5" w14:textId="77777777" w:rsidR="00A15A45" w:rsidRDefault="00A15A45" w:rsidP="00A15A45">
      <w:r>
        <w:t>Ahora si funciona:</w:t>
      </w:r>
    </w:p>
    <w:p w14:paraId="5662619C" w14:textId="77777777" w:rsidR="00A15A45" w:rsidRPr="004507DF" w:rsidRDefault="00A15A45" w:rsidP="00A15A45">
      <w:pPr>
        <w:rPr>
          <w:b/>
          <w:bCs/>
          <w:rPrChange w:id="157" w:author="Cristóbal Suárez Abad" w:date="2025-10-18T13:29:00Z" w16du:dateUtc="2025-10-18T11:29:00Z">
            <w:rPr/>
          </w:rPrChange>
        </w:rPr>
      </w:pPr>
      <w:proofErr w:type="spellStart"/>
      <w:r w:rsidRPr="004507DF">
        <w:rPr>
          <w:b/>
          <w:bCs/>
          <w:rPrChange w:id="158" w:author="Cristóbal Suárez Abad" w:date="2025-10-18T13:29:00Z" w16du:dateUtc="2025-10-18T11:29:00Z">
            <w:rPr/>
          </w:rPrChange>
        </w:rPr>
        <w:t>pg_ctl</w:t>
      </w:r>
      <w:proofErr w:type="spellEnd"/>
      <w:r w:rsidRPr="004507DF">
        <w:rPr>
          <w:b/>
          <w:bCs/>
          <w:rPrChange w:id="159" w:author="Cristóbal Suárez Abad" w:date="2025-10-18T13:29:00Z" w16du:dateUtc="2025-10-18T11:29:00Z">
            <w:rPr/>
          </w:rPrChange>
        </w:rPr>
        <w:t xml:space="preserve"> </w:t>
      </w:r>
      <w:proofErr w:type="gramStart"/>
      <w:r w:rsidRPr="004507DF">
        <w:rPr>
          <w:b/>
          <w:bCs/>
          <w:rPrChange w:id="160" w:author="Cristóbal Suárez Abad" w:date="2025-10-18T13:29:00Z" w16du:dateUtc="2025-10-18T11:29:00Z">
            <w:rPr/>
          </w:rPrChange>
        </w:rPr>
        <w:t>status</w:t>
      </w:r>
      <w:proofErr w:type="gramEnd"/>
      <w:r w:rsidRPr="004507DF">
        <w:rPr>
          <w:b/>
          <w:bCs/>
          <w:rPrChange w:id="161" w:author="Cristóbal Suárez Abad" w:date="2025-10-18T13:29:00Z" w16du:dateUtc="2025-10-18T11:29:00Z">
            <w:rPr/>
          </w:rPrChange>
        </w:rPr>
        <w:t xml:space="preserve"> -D /</w:t>
      </w:r>
      <w:proofErr w:type="spellStart"/>
      <w:r w:rsidRPr="004507DF">
        <w:rPr>
          <w:b/>
          <w:bCs/>
          <w:rPrChange w:id="162" w:author="Cristóbal Suárez Abad" w:date="2025-10-18T13:29:00Z" w16du:dateUtc="2025-10-18T11:29:00Z">
            <w:rPr/>
          </w:rPrChange>
        </w:rPr>
        <w:t>var</w:t>
      </w:r>
      <w:proofErr w:type="spellEnd"/>
      <w:r w:rsidRPr="004507DF">
        <w:rPr>
          <w:b/>
          <w:bCs/>
          <w:rPrChange w:id="163" w:author="Cristóbal Suárez Abad" w:date="2025-10-18T13:29:00Z" w16du:dateUtc="2025-10-18T11:29:00Z">
            <w:rPr/>
          </w:rPrChange>
        </w:rPr>
        <w:t>/</w:t>
      </w:r>
      <w:proofErr w:type="spellStart"/>
      <w:r w:rsidRPr="004507DF">
        <w:rPr>
          <w:b/>
          <w:bCs/>
          <w:rPrChange w:id="164" w:author="Cristóbal Suárez Abad" w:date="2025-10-18T13:29:00Z" w16du:dateUtc="2025-10-18T11:29:00Z">
            <w:rPr/>
          </w:rPrChange>
        </w:rPr>
        <w:t>lib</w:t>
      </w:r>
      <w:proofErr w:type="spellEnd"/>
      <w:r w:rsidRPr="004507DF">
        <w:rPr>
          <w:b/>
          <w:bCs/>
          <w:rPrChange w:id="165" w:author="Cristóbal Suárez Abad" w:date="2025-10-18T13:29:00Z" w16du:dateUtc="2025-10-18T11:29:00Z">
            <w:rPr/>
          </w:rPrChange>
        </w:rPr>
        <w:t>/</w:t>
      </w:r>
      <w:proofErr w:type="spellStart"/>
      <w:r w:rsidRPr="004507DF">
        <w:rPr>
          <w:b/>
          <w:bCs/>
          <w:rPrChange w:id="166" w:author="Cristóbal Suárez Abad" w:date="2025-10-18T13:29:00Z" w16du:dateUtc="2025-10-18T11:29:00Z">
            <w:rPr/>
          </w:rPrChange>
        </w:rPr>
        <w:t>postgresql</w:t>
      </w:r>
      <w:proofErr w:type="spellEnd"/>
      <w:r w:rsidRPr="004507DF">
        <w:rPr>
          <w:b/>
          <w:bCs/>
          <w:rPrChange w:id="167" w:author="Cristóbal Suárez Abad" w:date="2025-10-18T13:29:00Z" w16du:dateUtc="2025-10-18T11:29:00Z">
            <w:rPr/>
          </w:rPrChange>
        </w:rPr>
        <w:t>/14/</w:t>
      </w:r>
      <w:proofErr w:type="spellStart"/>
      <w:r w:rsidRPr="004507DF">
        <w:rPr>
          <w:b/>
          <w:bCs/>
          <w:rPrChange w:id="168" w:author="Cristóbal Suárez Abad" w:date="2025-10-18T13:29:00Z" w16du:dateUtc="2025-10-18T11:29:00Z">
            <w:rPr/>
          </w:rPrChange>
        </w:rPr>
        <w:t>main</w:t>
      </w:r>
      <w:proofErr w:type="spellEnd"/>
      <w:r w:rsidRPr="004507DF">
        <w:rPr>
          <w:b/>
          <w:bCs/>
          <w:rPrChange w:id="169" w:author="Cristóbal Suárez Abad" w:date="2025-10-18T13:29:00Z" w16du:dateUtc="2025-10-18T11:29:00Z">
            <w:rPr/>
          </w:rPrChange>
        </w:rPr>
        <w:t>/</w:t>
      </w:r>
    </w:p>
    <w:p w14:paraId="2F5B64C0" w14:textId="77777777" w:rsidR="00A15A45" w:rsidRPr="00A15A45" w:rsidRDefault="00A15A45" w:rsidP="00A15A45">
      <w:pPr>
        <w:rPr>
          <w:lang w:val="en-US"/>
        </w:rPr>
      </w:pPr>
      <w:proofErr w:type="spellStart"/>
      <w:r w:rsidRPr="00A15A45">
        <w:rPr>
          <w:lang w:val="en-US"/>
        </w:rPr>
        <w:t>Resultado</w:t>
      </w:r>
      <w:proofErr w:type="spellEnd"/>
      <w:r w:rsidRPr="00A15A45">
        <w:rPr>
          <w:lang w:val="en-US"/>
        </w:rPr>
        <w:t>:</w:t>
      </w:r>
    </w:p>
    <w:p w14:paraId="679A7A3F" w14:textId="77777777" w:rsidR="00A15A45" w:rsidRPr="0068022F" w:rsidRDefault="00A15A45" w:rsidP="00A15A45">
      <w:pPr>
        <w:rPr>
          <w:b/>
          <w:bCs/>
          <w:color w:val="EE0000"/>
          <w:lang w:val="en-US"/>
        </w:rPr>
      </w:pPr>
      <w:proofErr w:type="spellStart"/>
      <w:r w:rsidRPr="0068022F">
        <w:rPr>
          <w:b/>
          <w:bCs/>
          <w:color w:val="EE0000"/>
          <w:lang w:val="en-US"/>
        </w:rPr>
        <w:t>pg_ctl</w:t>
      </w:r>
      <w:proofErr w:type="spellEnd"/>
      <w:r w:rsidRPr="0068022F">
        <w:rPr>
          <w:b/>
          <w:bCs/>
          <w:color w:val="EE0000"/>
          <w:lang w:val="en-US"/>
        </w:rPr>
        <w:t>: server is running (PID: 769)</w:t>
      </w:r>
    </w:p>
    <w:p w14:paraId="1F9DE546" w14:textId="2C50A319" w:rsidR="00A15A45" w:rsidRPr="0068022F" w:rsidRDefault="00A15A45" w:rsidP="00A15A45">
      <w:pPr>
        <w:rPr>
          <w:b/>
          <w:bCs/>
          <w:color w:val="EE0000"/>
        </w:rPr>
      </w:pPr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usr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lib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</w:t>
      </w:r>
      <w:proofErr w:type="spellEnd"/>
      <w:r w:rsidRPr="0068022F">
        <w:rPr>
          <w:b/>
          <w:bCs/>
          <w:color w:val="EE0000"/>
        </w:rPr>
        <w:t>/14/</w:t>
      </w:r>
      <w:proofErr w:type="spellStart"/>
      <w:r w:rsidRPr="0068022F">
        <w:rPr>
          <w:b/>
          <w:bCs/>
          <w:color w:val="EE0000"/>
        </w:rPr>
        <w:t>bin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</w:t>
      </w:r>
      <w:proofErr w:type="spellEnd"/>
      <w:r w:rsidRPr="0068022F">
        <w:rPr>
          <w:b/>
          <w:bCs/>
          <w:color w:val="EE0000"/>
        </w:rPr>
        <w:t xml:space="preserve"> "-D" "/</w:t>
      </w:r>
      <w:proofErr w:type="spellStart"/>
      <w:r w:rsidRPr="0068022F">
        <w:rPr>
          <w:b/>
          <w:bCs/>
          <w:color w:val="EE0000"/>
        </w:rPr>
        <w:t>var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lib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</w:t>
      </w:r>
      <w:proofErr w:type="spellEnd"/>
      <w:r w:rsidRPr="0068022F">
        <w:rPr>
          <w:b/>
          <w:bCs/>
          <w:color w:val="EE0000"/>
        </w:rPr>
        <w:t>/14/</w:t>
      </w:r>
      <w:proofErr w:type="spellStart"/>
      <w:r w:rsidRPr="0068022F">
        <w:rPr>
          <w:b/>
          <w:bCs/>
          <w:color w:val="EE0000"/>
        </w:rPr>
        <w:t>main</w:t>
      </w:r>
      <w:proofErr w:type="spellEnd"/>
      <w:r w:rsidRPr="0068022F">
        <w:rPr>
          <w:b/>
          <w:bCs/>
          <w:color w:val="EE0000"/>
        </w:rPr>
        <w:t>" "-c" "</w:t>
      </w:r>
      <w:proofErr w:type="spellStart"/>
      <w:r w:rsidRPr="0068022F">
        <w:rPr>
          <w:b/>
          <w:bCs/>
          <w:color w:val="EE0000"/>
        </w:rPr>
        <w:t>config_file</w:t>
      </w:r>
      <w:proofErr w:type="spellEnd"/>
      <w:r w:rsidRPr="0068022F">
        <w:rPr>
          <w:b/>
          <w:bCs/>
          <w:color w:val="EE0000"/>
        </w:rPr>
        <w:t>=/</w:t>
      </w:r>
      <w:proofErr w:type="spellStart"/>
      <w:r w:rsidRPr="0068022F">
        <w:rPr>
          <w:b/>
          <w:bCs/>
          <w:color w:val="EE0000"/>
        </w:rPr>
        <w:t>etc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</w:t>
      </w:r>
      <w:proofErr w:type="spellEnd"/>
      <w:r w:rsidRPr="0068022F">
        <w:rPr>
          <w:b/>
          <w:bCs/>
          <w:color w:val="EE0000"/>
        </w:rPr>
        <w:t>/14/</w:t>
      </w:r>
      <w:proofErr w:type="spellStart"/>
      <w:r w:rsidRPr="0068022F">
        <w:rPr>
          <w:b/>
          <w:bCs/>
          <w:color w:val="EE0000"/>
        </w:rPr>
        <w:t>main</w:t>
      </w:r>
      <w:proofErr w:type="spellEnd"/>
      <w:r w:rsidRPr="0068022F">
        <w:rPr>
          <w:b/>
          <w:bCs/>
          <w:color w:val="EE0000"/>
        </w:rPr>
        <w:t>/</w:t>
      </w:r>
      <w:proofErr w:type="spellStart"/>
      <w:r w:rsidRPr="0068022F">
        <w:rPr>
          <w:b/>
          <w:bCs/>
          <w:color w:val="EE0000"/>
        </w:rPr>
        <w:t>postgresql.conf</w:t>
      </w:r>
      <w:proofErr w:type="spellEnd"/>
      <w:r w:rsidRPr="0068022F">
        <w:rPr>
          <w:b/>
          <w:bCs/>
          <w:color w:val="EE0000"/>
        </w:rPr>
        <w:t>"</w:t>
      </w:r>
    </w:p>
    <w:p w14:paraId="7D413927" w14:textId="77777777" w:rsidR="004507DF" w:rsidRDefault="004507DF" w:rsidP="00A15A45">
      <w:pPr>
        <w:rPr>
          <w:ins w:id="170" w:author="Cristóbal Suárez Abad" w:date="2025-10-18T13:30:00Z" w16du:dateUtc="2025-10-18T11:30:00Z"/>
        </w:rPr>
        <w:sectPr w:rsidR="004507DF" w:rsidSect="00B350EA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701ED920" w14:textId="7F764295" w:rsidR="00A15A45" w:rsidRPr="004507DF" w:rsidDel="004507DF" w:rsidRDefault="00A15A45">
      <w:pPr>
        <w:pStyle w:val="Ttulo1"/>
        <w:numPr>
          <w:ilvl w:val="1"/>
          <w:numId w:val="1"/>
        </w:numPr>
        <w:rPr>
          <w:del w:id="171" w:author="Cristóbal Suárez Abad" w:date="2025-10-18T13:30:00Z" w16du:dateUtc="2025-10-18T11:30:00Z"/>
          <w:b/>
          <w:bCs/>
          <w:sz w:val="32"/>
          <w:szCs w:val="32"/>
          <w:u w:val="single"/>
          <w:rPrChange w:id="172" w:author="Cristóbal Suárez Abad" w:date="2025-10-18T13:30:00Z" w16du:dateUtc="2025-10-18T11:30:00Z">
            <w:rPr>
              <w:del w:id="173" w:author="Cristóbal Suárez Abad" w:date="2025-10-18T13:30:00Z" w16du:dateUtc="2025-10-18T11:30:00Z"/>
            </w:rPr>
          </w:rPrChange>
        </w:rPr>
        <w:pPrChange w:id="174" w:author="Cristóbal Suárez Abad" w:date="2025-10-18T13:35:00Z" w16du:dateUtc="2025-10-18T11:35:00Z">
          <w:pPr/>
        </w:pPrChange>
      </w:pPr>
      <w:bookmarkStart w:id="175" w:name="_Toc211687006"/>
      <w:bookmarkEnd w:id="175"/>
    </w:p>
    <w:p w14:paraId="2E334F36" w14:textId="376D286E" w:rsidR="007D4007" w:rsidRPr="004507DF" w:rsidRDefault="007D4007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  <w:rPrChange w:id="176" w:author="Cristóbal Suárez Abad" w:date="2025-10-18T13:30:00Z" w16du:dateUtc="2025-10-18T11:30:00Z">
            <w:rPr/>
          </w:rPrChange>
        </w:rPr>
        <w:pPrChange w:id="177" w:author="Cristóbal Suárez Abad" w:date="2025-10-18T13:35:00Z" w16du:dateUtc="2025-10-18T11:35:00Z">
          <w:pPr>
            <w:numPr>
              <w:numId w:val="3"/>
            </w:numPr>
            <w:tabs>
              <w:tab w:val="num" w:pos="720"/>
            </w:tabs>
            <w:ind w:left="720" w:hanging="360"/>
          </w:pPr>
        </w:pPrChange>
      </w:pPr>
      <w:bookmarkStart w:id="178" w:name="_Toc211687007"/>
      <w:r w:rsidRPr="004507DF">
        <w:rPr>
          <w:b/>
          <w:bCs/>
          <w:sz w:val="32"/>
          <w:szCs w:val="32"/>
          <w:u w:val="single"/>
          <w:rPrChange w:id="179" w:author="Cristóbal Suárez Abad" w:date="2025-10-18T13:30:00Z" w16du:dateUtc="2025-10-18T11:30:00Z">
            <w:rPr/>
          </w:rPrChange>
        </w:rPr>
        <w:t>Detener PostgreSQL y verifica el estado</w:t>
      </w:r>
      <w:ins w:id="180" w:author="Cristóbal Suárez Abad" w:date="2025-10-18T13:30:00Z" w16du:dateUtc="2025-10-18T11:30:00Z">
        <w:r w:rsidR="004507DF" w:rsidRPr="004507DF">
          <w:rPr>
            <w:b/>
            <w:bCs/>
            <w:sz w:val="32"/>
            <w:szCs w:val="32"/>
            <w:u w:val="single"/>
            <w:rPrChange w:id="181" w:author="Cristóbal Suárez Abad" w:date="2025-10-18T13:30:00Z" w16du:dateUtc="2025-10-18T11:30:00Z">
              <w:rPr/>
            </w:rPrChange>
          </w:rPr>
          <w:t>.</w:t>
        </w:r>
      </w:ins>
      <w:bookmarkEnd w:id="178"/>
    </w:p>
    <w:p w14:paraId="48023B72" w14:textId="3678EAD8" w:rsidR="00A15A45" w:rsidRPr="00A91BC5" w:rsidRDefault="007D4007" w:rsidP="00A15A45">
      <w:pPr>
        <w:rPr>
          <w:b/>
          <w:bCs/>
          <w:lang w:val="en-US"/>
          <w:rPrChange w:id="182" w:author="Cristóbal Suárez Abad" w:date="2025-10-18T13:30:00Z" w16du:dateUtc="2025-10-18T11:30:00Z">
            <w:rPr>
              <w:lang w:val="en-US"/>
            </w:rPr>
          </w:rPrChange>
        </w:rPr>
      </w:pPr>
      <w:proofErr w:type="spellStart"/>
      <w:r w:rsidRPr="00A91BC5">
        <w:rPr>
          <w:b/>
          <w:bCs/>
          <w:lang w:val="en-US"/>
          <w:rPrChange w:id="183" w:author="Cristóbal Suárez Abad" w:date="2025-10-18T13:30:00Z" w16du:dateUtc="2025-10-18T11:30:00Z">
            <w:rPr>
              <w:lang w:val="en-US"/>
            </w:rPr>
          </w:rPrChange>
        </w:rPr>
        <w:t>pg_ctl</w:t>
      </w:r>
      <w:proofErr w:type="spellEnd"/>
      <w:r w:rsidRPr="00A91BC5">
        <w:rPr>
          <w:b/>
          <w:bCs/>
          <w:lang w:val="en-US"/>
          <w:rPrChange w:id="184" w:author="Cristóbal Suárez Abad" w:date="2025-10-18T13:30:00Z" w16du:dateUtc="2025-10-18T11:30:00Z">
            <w:rPr>
              <w:lang w:val="en-US"/>
            </w:rPr>
          </w:rPrChange>
        </w:rPr>
        <w:t xml:space="preserve"> stop -m smart -D /var/lib/</w:t>
      </w:r>
      <w:proofErr w:type="spellStart"/>
      <w:r w:rsidRPr="00A91BC5">
        <w:rPr>
          <w:b/>
          <w:bCs/>
          <w:lang w:val="en-US"/>
          <w:rPrChange w:id="185" w:author="Cristóbal Suárez Abad" w:date="2025-10-18T13:30:00Z" w16du:dateUtc="2025-10-18T11:30:00Z">
            <w:rPr>
              <w:lang w:val="en-US"/>
            </w:rPr>
          </w:rPrChange>
        </w:rPr>
        <w:t>postgresql</w:t>
      </w:r>
      <w:proofErr w:type="spellEnd"/>
      <w:r w:rsidRPr="00A91BC5">
        <w:rPr>
          <w:b/>
          <w:bCs/>
          <w:lang w:val="en-US"/>
          <w:rPrChange w:id="186" w:author="Cristóbal Suárez Abad" w:date="2025-10-18T13:30:00Z" w16du:dateUtc="2025-10-18T11:30:00Z">
            <w:rPr>
              <w:lang w:val="en-US"/>
            </w:rPr>
          </w:rPrChange>
        </w:rPr>
        <w:t>/14/main/</w:t>
      </w:r>
    </w:p>
    <w:p w14:paraId="4DAD9B38" w14:textId="7371D633" w:rsidR="007D4007" w:rsidRDefault="009C5A3A" w:rsidP="00A15A45">
      <w:pPr>
        <w:rPr>
          <w:lang w:val="en-US"/>
        </w:rPr>
      </w:pPr>
      <w:r w:rsidRPr="009C5A3A">
        <w:rPr>
          <w:noProof/>
          <w:lang w:val="en-US"/>
        </w:rPr>
        <w:drawing>
          <wp:inline distT="0" distB="0" distL="0" distR="0" wp14:anchorId="713366EC" wp14:editId="5CD57A88">
            <wp:extent cx="5400040" cy="950595"/>
            <wp:effectExtent l="0" t="0" r="0" b="1905"/>
            <wp:docPr id="101692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8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609" w14:textId="4F7D7FF6" w:rsidR="007D4007" w:rsidRPr="0068022F" w:rsidRDefault="007D4007" w:rsidP="00A15A45">
      <w:r w:rsidRPr="0068022F">
        <w:t>Comprobamos el estado:</w:t>
      </w:r>
    </w:p>
    <w:p w14:paraId="5A03BB13" w14:textId="77777777" w:rsidR="007D4007" w:rsidRPr="00A91BC5" w:rsidRDefault="007D4007" w:rsidP="007D4007">
      <w:pPr>
        <w:rPr>
          <w:b/>
          <w:bCs/>
          <w:rPrChange w:id="187" w:author="Cristóbal Suárez Abad" w:date="2025-10-18T13:30:00Z" w16du:dateUtc="2025-10-18T11:30:00Z">
            <w:rPr/>
          </w:rPrChange>
        </w:rPr>
      </w:pPr>
      <w:proofErr w:type="spellStart"/>
      <w:r w:rsidRPr="00A91BC5">
        <w:rPr>
          <w:b/>
          <w:bCs/>
          <w:rPrChange w:id="188" w:author="Cristóbal Suárez Abad" w:date="2025-10-18T13:30:00Z" w16du:dateUtc="2025-10-18T11:30:00Z">
            <w:rPr/>
          </w:rPrChange>
        </w:rPr>
        <w:t>pg_ctl</w:t>
      </w:r>
      <w:proofErr w:type="spellEnd"/>
      <w:r w:rsidRPr="00A91BC5">
        <w:rPr>
          <w:b/>
          <w:bCs/>
          <w:rPrChange w:id="189" w:author="Cristóbal Suárez Abad" w:date="2025-10-18T13:30:00Z" w16du:dateUtc="2025-10-18T11:30:00Z">
            <w:rPr/>
          </w:rPrChange>
        </w:rPr>
        <w:t xml:space="preserve"> </w:t>
      </w:r>
      <w:proofErr w:type="gramStart"/>
      <w:r w:rsidRPr="00A91BC5">
        <w:rPr>
          <w:b/>
          <w:bCs/>
          <w:rPrChange w:id="190" w:author="Cristóbal Suárez Abad" w:date="2025-10-18T13:30:00Z" w16du:dateUtc="2025-10-18T11:30:00Z">
            <w:rPr/>
          </w:rPrChange>
        </w:rPr>
        <w:t>status</w:t>
      </w:r>
      <w:proofErr w:type="gramEnd"/>
      <w:r w:rsidRPr="00A91BC5">
        <w:rPr>
          <w:b/>
          <w:bCs/>
          <w:rPrChange w:id="191" w:author="Cristóbal Suárez Abad" w:date="2025-10-18T13:30:00Z" w16du:dateUtc="2025-10-18T11:30:00Z">
            <w:rPr/>
          </w:rPrChange>
        </w:rPr>
        <w:t xml:space="preserve"> -D /</w:t>
      </w:r>
      <w:proofErr w:type="spellStart"/>
      <w:r w:rsidRPr="00A91BC5">
        <w:rPr>
          <w:b/>
          <w:bCs/>
          <w:rPrChange w:id="192" w:author="Cristóbal Suárez Abad" w:date="2025-10-18T13:30:00Z" w16du:dateUtc="2025-10-18T11:30:00Z">
            <w:rPr/>
          </w:rPrChange>
        </w:rPr>
        <w:t>var</w:t>
      </w:r>
      <w:proofErr w:type="spellEnd"/>
      <w:r w:rsidRPr="00A91BC5">
        <w:rPr>
          <w:b/>
          <w:bCs/>
          <w:rPrChange w:id="193" w:author="Cristóbal Suárez Abad" w:date="2025-10-18T13:30:00Z" w16du:dateUtc="2025-10-18T11:30:00Z">
            <w:rPr/>
          </w:rPrChange>
        </w:rPr>
        <w:t>/</w:t>
      </w:r>
      <w:proofErr w:type="spellStart"/>
      <w:r w:rsidRPr="00A91BC5">
        <w:rPr>
          <w:b/>
          <w:bCs/>
          <w:rPrChange w:id="194" w:author="Cristóbal Suárez Abad" w:date="2025-10-18T13:30:00Z" w16du:dateUtc="2025-10-18T11:30:00Z">
            <w:rPr/>
          </w:rPrChange>
        </w:rPr>
        <w:t>lib</w:t>
      </w:r>
      <w:proofErr w:type="spellEnd"/>
      <w:r w:rsidRPr="00A91BC5">
        <w:rPr>
          <w:b/>
          <w:bCs/>
          <w:rPrChange w:id="195" w:author="Cristóbal Suárez Abad" w:date="2025-10-18T13:30:00Z" w16du:dateUtc="2025-10-18T11:30:00Z">
            <w:rPr/>
          </w:rPrChange>
        </w:rPr>
        <w:t>/</w:t>
      </w:r>
      <w:proofErr w:type="spellStart"/>
      <w:r w:rsidRPr="00A91BC5">
        <w:rPr>
          <w:b/>
          <w:bCs/>
          <w:rPrChange w:id="196" w:author="Cristóbal Suárez Abad" w:date="2025-10-18T13:30:00Z" w16du:dateUtc="2025-10-18T11:30:00Z">
            <w:rPr/>
          </w:rPrChange>
        </w:rPr>
        <w:t>postgresql</w:t>
      </w:r>
      <w:proofErr w:type="spellEnd"/>
      <w:r w:rsidRPr="00A91BC5">
        <w:rPr>
          <w:b/>
          <w:bCs/>
          <w:rPrChange w:id="197" w:author="Cristóbal Suárez Abad" w:date="2025-10-18T13:30:00Z" w16du:dateUtc="2025-10-18T11:30:00Z">
            <w:rPr/>
          </w:rPrChange>
        </w:rPr>
        <w:t>/14/</w:t>
      </w:r>
      <w:proofErr w:type="spellStart"/>
      <w:r w:rsidRPr="00A91BC5">
        <w:rPr>
          <w:b/>
          <w:bCs/>
          <w:rPrChange w:id="198" w:author="Cristóbal Suárez Abad" w:date="2025-10-18T13:30:00Z" w16du:dateUtc="2025-10-18T11:30:00Z">
            <w:rPr/>
          </w:rPrChange>
        </w:rPr>
        <w:t>main</w:t>
      </w:r>
      <w:proofErr w:type="spellEnd"/>
      <w:r w:rsidRPr="00A91BC5">
        <w:rPr>
          <w:b/>
          <w:bCs/>
          <w:rPrChange w:id="199" w:author="Cristóbal Suárez Abad" w:date="2025-10-18T13:30:00Z" w16du:dateUtc="2025-10-18T11:30:00Z">
            <w:rPr/>
          </w:rPrChange>
        </w:rPr>
        <w:t>/</w:t>
      </w:r>
    </w:p>
    <w:p w14:paraId="2F3DCD8E" w14:textId="588AAB14" w:rsidR="007D4007" w:rsidRDefault="007D4007" w:rsidP="00A15A45">
      <w:pPr>
        <w:rPr>
          <w:lang w:val="en-US"/>
        </w:rPr>
      </w:pPr>
      <w:r w:rsidRPr="007D4007">
        <w:rPr>
          <w:noProof/>
          <w:lang w:val="en-US"/>
        </w:rPr>
        <w:drawing>
          <wp:inline distT="0" distB="0" distL="0" distR="0" wp14:anchorId="5AD20418" wp14:editId="45F3E0CA">
            <wp:extent cx="5325218" cy="1009791"/>
            <wp:effectExtent l="0" t="0" r="0" b="0"/>
            <wp:docPr id="38691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18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32AA" w14:textId="77777777" w:rsidR="003A2DAA" w:rsidRDefault="003A2DAA" w:rsidP="00A15A45">
      <w:pPr>
        <w:rPr>
          <w:lang w:val="en-US"/>
        </w:rPr>
        <w:sectPr w:rsidR="003A2DAA" w:rsidSect="00B350EA">
          <w:pgSz w:w="11906" w:h="16838"/>
          <w:pgMar w:top="1417" w:right="1701" w:bottom="1417" w:left="1701" w:header="708" w:footer="708" w:gutter="0"/>
          <w:cols w:space="708"/>
          <w:titlePg/>
          <w:docGrid w:linePitch="360"/>
          <w:sectPrChange w:id="200" w:author="Cristóbal Suárez Abad" w:date="2025-10-18T13:34:00Z" w16du:dateUtc="2025-10-18T11:34:00Z">
            <w:sectPr w:rsidR="003A2DAA" w:rsidSect="00B350EA">
              <w:pgMar w:top="1417" w:right="1701" w:bottom="1417" w:left="1701" w:header="708" w:footer="708" w:gutter="0"/>
              <w:titlePg w:val="0"/>
            </w:sectPr>
          </w:sectPrChange>
        </w:sectPr>
      </w:pPr>
    </w:p>
    <w:p w14:paraId="2D5CD035" w14:textId="6E220E4D" w:rsidR="003A2DAA" w:rsidRPr="00A91BC5" w:rsidRDefault="003A2DAA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  <w:rPrChange w:id="201" w:author="Cristóbal Suárez Abad" w:date="2025-10-18T13:30:00Z" w16du:dateUtc="2025-10-18T11:30:00Z">
            <w:rPr/>
          </w:rPrChange>
        </w:rPr>
        <w:pPrChange w:id="202" w:author="Cristóbal Suárez Abad" w:date="2025-10-18T13:35:00Z" w16du:dateUtc="2025-10-18T11:35:00Z">
          <w:pPr>
            <w:pStyle w:val="Prrafodelista"/>
            <w:numPr>
              <w:numId w:val="3"/>
            </w:numPr>
            <w:tabs>
              <w:tab w:val="num" w:pos="720"/>
            </w:tabs>
            <w:ind w:hanging="360"/>
          </w:pPr>
        </w:pPrChange>
      </w:pPr>
      <w:bookmarkStart w:id="203" w:name="_Toc211687008"/>
      <w:r w:rsidRPr="00A91BC5">
        <w:rPr>
          <w:b/>
          <w:bCs/>
          <w:sz w:val="32"/>
          <w:szCs w:val="32"/>
          <w:u w:val="single"/>
          <w:rPrChange w:id="204" w:author="Cristóbal Suárez Abad" w:date="2025-10-18T13:30:00Z" w16du:dateUtc="2025-10-18T11:30:00Z">
            <w:rPr/>
          </w:rPrChange>
        </w:rPr>
        <w:lastRenderedPageBreak/>
        <w:t>Iniciar nuevamente el servicio y verifica el estado</w:t>
      </w:r>
      <w:bookmarkEnd w:id="203"/>
      <w:r w:rsidRPr="00A91BC5">
        <w:rPr>
          <w:b/>
          <w:bCs/>
          <w:sz w:val="32"/>
          <w:szCs w:val="32"/>
          <w:u w:val="single"/>
          <w:rPrChange w:id="205" w:author="Cristóbal Suárez Abad" w:date="2025-10-18T13:30:00Z" w16du:dateUtc="2025-10-18T11:30:00Z">
            <w:rPr/>
          </w:rPrChange>
        </w:rPr>
        <w:t> </w:t>
      </w:r>
    </w:p>
    <w:p w14:paraId="13F5D56F" w14:textId="13492C87" w:rsidR="003A2DAA" w:rsidRPr="00654C6B" w:rsidRDefault="003A2DAA" w:rsidP="003A2DAA">
      <w:pPr>
        <w:rPr>
          <w:b/>
          <w:bCs/>
          <w:lang w:val="en-US"/>
          <w:rPrChange w:id="206" w:author="Cristóbal Suárez Abad" w:date="2025-10-18T13:31:00Z" w16du:dateUtc="2025-10-18T11:31:00Z">
            <w:rPr>
              <w:lang w:val="en-US"/>
            </w:rPr>
          </w:rPrChange>
        </w:rPr>
      </w:pPr>
      <w:proofErr w:type="spellStart"/>
      <w:r w:rsidRPr="00654C6B">
        <w:rPr>
          <w:b/>
          <w:bCs/>
          <w:lang w:val="en-US"/>
          <w:rPrChange w:id="207" w:author="Cristóbal Suárez Abad" w:date="2025-10-18T13:31:00Z" w16du:dateUtc="2025-10-18T11:31:00Z">
            <w:rPr>
              <w:lang w:val="en-US"/>
            </w:rPr>
          </w:rPrChange>
        </w:rPr>
        <w:t>pg_ctl</w:t>
      </w:r>
      <w:proofErr w:type="spellEnd"/>
      <w:r w:rsidRPr="00654C6B">
        <w:rPr>
          <w:b/>
          <w:bCs/>
          <w:lang w:val="en-US"/>
          <w:rPrChange w:id="208" w:author="Cristóbal Suárez Abad" w:date="2025-10-18T13:31:00Z" w16du:dateUtc="2025-10-18T11:31:00Z">
            <w:rPr>
              <w:lang w:val="en-US"/>
            </w:rPr>
          </w:rPrChange>
        </w:rPr>
        <w:t xml:space="preserve"> start -D /</w:t>
      </w:r>
      <w:proofErr w:type="spellStart"/>
      <w:r w:rsidRPr="00654C6B">
        <w:rPr>
          <w:b/>
          <w:bCs/>
          <w:lang w:val="en-US"/>
          <w:rPrChange w:id="209" w:author="Cristóbal Suárez Abad" w:date="2025-10-18T13:31:00Z" w16du:dateUtc="2025-10-18T11:31:00Z">
            <w:rPr>
              <w:lang w:val="en-US"/>
            </w:rPr>
          </w:rPrChange>
        </w:rPr>
        <w:t>etc</w:t>
      </w:r>
      <w:proofErr w:type="spellEnd"/>
      <w:r w:rsidRPr="00654C6B">
        <w:rPr>
          <w:b/>
          <w:bCs/>
          <w:lang w:val="en-US"/>
          <w:rPrChange w:id="210" w:author="Cristóbal Suárez Abad" w:date="2025-10-18T13:31:00Z" w16du:dateUtc="2025-10-18T11:31:00Z">
            <w:rPr>
              <w:lang w:val="en-US"/>
            </w:rPr>
          </w:rPrChange>
        </w:rPr>
        <w:t>/</w:t>
      </w:r>
      <w:proofErr w:type="spellStart"/>
      <w:r w:rsidRPr="00654C6B">
        <w:rPr>
          <w:b/>
          <w:bCs/>
          <w:lang w:val="en-US"/>
          <w:rPrChange w:id="211" w:author="Cristóbal Suárez Abad" w:date="2025-10-18T13:31:00Z" w16du:dateUtc="2025-10-18T11:31:00Z">
            <w:rPr>
              <w:lang w:val="en-US"/>
            </w:rPr>
          </w:rPrChange>
        </w:rPr>
        <w:t>postgresql</w:t>
      </w:r>
      <w:proofErr w:type="spellEnd"/>
      <w:r w:rsidRPr="00654C6B">
        <w:rPr>
          <w:b/>
          <w:bCs/>
          <w:lang w:val="en-US"/>
          <w:rPrChange w:id="212" w:author="Cristóbal Suárez Abad" w:date="2025-10-18T13:31:00Z" w16du:dateUtc="2025-10-18T11:31:00Z">
            <w:rPr>
              <w:lang w:val="en-US"/>
            </w:rPr>
          </w:rPrChange>
        </w:rPr>
        <w:t>/14/main/</w:t>
      </w:r>
    </w:p>
    <w:p w14:paraId="5EDAE422" w14:textId="64C45A56" w:rsidR="003A2DAA" w:rsidRPr="003A2DAA" w:rsidRDefault="00D30C9E" w:rsidP="003A2DAA">
      <w:pPr>
        <w:rPr>
          <w:lang w:val="en-US"/>
        </w:rPr>
      </w:pPr>
      <w:r w:rsidRPr="00D30C9E">
        <w:rPr>
          <w:noProof/>
          <w:lang w:val="en-US"/>
        </w:rPr>
        <w:drawing>
          <wp:inline distT="0" distB="0" distL="0" distR="0" wp14:anchorId="5BCA8ED9" wp14:editId="3FFD07C7">
            <wp:extent cx="5400040" cy="1643380"/>
            <wp:effectExtent l="0" t="0" r="0" b="0"/>
            <wp:docPr id="73635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2F25" w14:textId="7E6D93F4" w:rsidR="00C04784" w:rsidRPr="00654C6B" w:rsidRDefault="00C04784" w:rsidP="00A15A45">
      <w:pPr>
        <w:rPr>
          <w:b/>
          <w:bCs/>
          <w:lang w:val="en-US"/>
          <w:rPrChange w:id="213" w:author="Cristóbal Suárez Abad" w:date="2025-10-18T13:32:00Z" w16du:dateUtc="2025-10-18T11:32:00Z">
            <w:rPr>
              <w:lang w:val="en-US"/>
            </w:rPr>
          </w:rPrChange>
        </w:rPr>
      </w:pPr>
      <w:proofErr w:type="spellStart"/>
      <w:r w:rsidRPr="00654C6B">
        <w:rPr>
          <w:b/>
          <w:bCs/>
          <w:lang w:val="en-US"/>
          <w:rPrChange w:id="214" w:author="Cristóbal Suárez Abad" w:date="2025-10-18T13:32:00Z" w16du:dateUtc="2025-10-18T11:32:00Z">
            <w:rPr>
              <w:lang w:val="en-US"/>
            </w:rPr>
          </w:rPrChange>
        </w:rPr>
        <w:t>pg_ctl</w:t>
      </w:r>
      <w:proofErr w:type="spellEnd"/>
      <w:r w:rsidRPr="00654C6B">
        <w:rPr>
          <w:b/>
          <w:bCs/>
          <w:lang w:val="en-US"/>
          <w:rPrChange w:id="215" w:author="Cristóbal Suárez Abad" w:date="2025-10-18T13:32:00Z" w16du:dateUtc="2025-10-18T11:32:00Z">
            <w:rPr>
              <w:lang w:val="en-US"/>
            </w:rPr>
          </w:rPrChange>
        </w:rPr>
        <w:t xml:space="preserve"> status -D /var/lib/</w:t>
      </w:r>
      <w:proofErr w:type="spellStart"/>
      <w:r w:rsidRPr="00654C6B">
        <w:rPr>
          <w:b/>
          <w:bCs/>
          <w:lang w:val="en-US"/>
          <w:rPrChange w:id="216" w:author="Cristóbal Suárez Abad" w:date="2025-10-18T13:32:00Z" w16du:dateUtc="2025-10-18T11:32:00Z">
            <w:rPr>
              <w:lang w:val="en-US"/>
            </w:rPr>
          </w:rPrChange>
        </w:rPr>
        <w:t>postgresql</w:t>
      </w:r>
      <w:proofErr w:type="spellEnd"/>
      <w:r w:rsidRPr="00654C6B">
        <w:rPr>
          <w:b/>
          <w:bCs/>
          <w:lang w:val="en-US"/>
          <w:rPrChange w:id="217" w:author="Cristóbal Suárez Abad" w:date="2025-10-18T13:32:00Z" w16du:dateUtc="2025-10-18T11:32:00Z">
            <w:rPr>
              <w:lang w:val="en-US"/>
            </w:rPr>
          </w:rPrChange>
        </w:rPr>
        <w:t>/14/main/</w:t>
      </w:r>
    </w:p>
    <w:p w14:paraId="021411C5" w14:textId="718C6DD2" w:rsidR="00DF1F21" w:rsidRDefault="00C04784" w:rsidP="00A15A45">
      <w:pPr>
        <w:rPr>
          <w:ins w:id="218" w:author="Cristóbal Suárez Abad" w:date="2025-10-18T13:30:00Z" w16du:dateUtc="2025-10-18T11:30:00Z"/>
          <w:lang w:val="en-US"/>
        </w:rPr>
        <w:sectPr w:rsidR="00DF1F2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C04784">
        <w:rPr>
          <w:noProof/>
          <w:lang w:val="en-US"/>
        </w:rPr>
        <w:drawing>
          <wp:inline distT="0" distB="0" distL="0" distR="0" wp14:anchorId="18AB2EAE" wp14:editId="03568A11">
            <wp:extent cx="5400040" cy="570230"/>
            <wp:effectExtent l="0" t="0" r="0" b="1270"/>
            <wp:docPr id="1460279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9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1D85" w14:textId="6B3EF488" w:rsidR="00000000" w:rsidRDefault="00000000">
      <w:pPr>
        <w:pStyle w:val="Ttulo1"/>
        <w:numPr>
          <w:ilvl w:val="1"/>
          <w:numId w:val="1"/>
        </w:numPr>
        <w:rPr>
          <w:del w:id="219" w:author="Cristóbal Suárez Abad" w:date="2025-10-18T13:31:00Z" w16du:dateUtc="2025-10-18T11:31:00Z"/>
          <w:b/>
          <w:bCs/>
          <w:sz w:val="32"/>
          <w:szCs w:val="32"/>
          <w:u w:val="single"/>
          <w:rPrChange w:id="220" w:author="Cristóbal Suárez Abad" w:date="2025-10-18T13:35:00Z" w16du:dateUtc="2025-10-18T11:35:00Z">
            <w:rPr>
              <w:del w:id="221" w:author="Cristóbal Suárez Abad" w:date="2025-10-18T13:31:00Z" w16du:dateUtc="2025-10-18T11:31:00Z"/>
              <w:lang w:val="en-US"/>
            </w:rPr>
          </w:rPrChange>
        </w:rPr>
        <w:sectPr w:rsidR="00000000">
          <w:pgSz w:w="11906" w:h="16838"/>
          <w:pgMar w:top="1417" w:right="1701" w:bottom="1417" w:left="1701" w:header="708" w:footer="708" w:gutter="0"/>
          <w:cols w:space="708"/>
          <w:docGrid w:linePitch="360"/>
        </w:sectPr>
        <w:pPrChange w:id="222" w:author="Cristóbal Suárez Abad" w:date="2025-10-18T13:35:00Z" w16du:dateUtc="2025-10-18T11:35:00Z">
          <w:pPr/>
        </w:pPrChange>
      </w:pPr>
    </w:p>
    <w:p w14:paraId="7D5E61F4" w14:textId="5B0E611D" w:rsidR="006C6EDF" w:rsidRPr="0004446A" w:rsidRDefault="006C6EDF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  <w:rPrChange w:id="223" w:author="Cristóbal Suárez Abad" w:date="2025-10-18T13:35:00Z" w16du:dateUtc="2025-10-18T11:35:00Z">
            <w:rPr/>
          </w:rPrChange>
        </w:rPr>
        <w:pPrChange w:id="224" w:author="Cristóbal Suárez Abad" w:date="2025-10-18T13:35:00Z" w16du:dateUtc="2025-10-18T11:35:00Z">
          <w:pPr>
            <w:pStyle w:val="Prrafodelista"/>
            <w:numPr>
              <w:numId w:val="3"/>
            </w:numPr>
            <w:tabs>
              <w:tab w:val="num" w:pos="720"/>
            </w:tabs>
            <w:ind w:hanging="360"/>
          </w:pPr>
        </w:pPrChange>
      </w:pPr>
      <w:bookmarkStart w:id="225" w:name="_Toc211687009"/>
      <w:r w:rsidRPr="0004446A">
        <w:rPr>
          <w:b/>
          <w:bCs/>
          <w:sz w:val="32"/>
          <w:szCs w:val="32"/>
          <w:u w:val="single"/>
          <w:rPrChange w:id="226" w:author="Cristóbal Suárez Abad" w:date="2025-10-18T13:35:00Z" w16du:dateUtc="2025-10-18T11:35:00Z">
            <w:rPr/>
          </w:rPrChange>
        </w:rPr>
        <w:t>Haz el paso 1 y 2 con un solo comando.</w:t>
      </w:r>
      <w:bookmarkEnd w:id="225"/>
    </w:p>
    <w:p w14:paraId="68B26E8E" w14:textId="4FEAF09B" w:rsidR="006C6EDF" w:rsidRPr="00654C6B" w:rsidRDefault="003D539E" w:rsidP="006C6EDF">
      <w:pPr>
        <w:rPr>
          <w:b/>
          <w:bCs/>
          <w:lang w:val="en-US"/>
          <w:rPrChange w:id="227" w:author="Cristóbal Suárez Abad" w:date="2025-10-18T13:31:00Z" w16du:dateUtc="2025-10-18T11:31:00Z">
            <w:rPr>
              <w:lang w:val="en-US"/>
            </w:rPr>
          </w:rPrChange>
        </w:rPr>
      </w:pPr>
      <w:proofErr w:type="spellStart"/>
      <w:r w:rsidRPr="00654C6B">
        <w:rPr>
          <w:b/>
          <w:bCs/>
          <w:lang w:val="en-US"/>
          <w:rPrChange w:id="228" w:author="Cristóbal Suárez Abad" w:date="2025-10-18T13:31:00Z" w16du:dateUtc="2025-10-18T11:31:00Z">
            <w:rPr>
              <w:lang w:val="en-US"/>
            </w:rPr>
          </w:rPrChange>
        </w:rPr>
        <w:t>pg_ctl</w:t>
      </w:r>
      <w:proofErr w:type="spellEnd"/>
      <w:r w:rsidRPr="00654C6B">
        <w:rPr>
          <w:b/>
          <w:bCs/>
          <w:lang w:val="en-US"/>
          <w:rPrChange w:id="229" w:author="Cristóbal Suárez Abad" w:date="2025-10-18T13:31:00Z" w16du:dateUtc="2025-10-18T11:31:00Z">
            <w:rPr>
              <w:lang w:val="en-US"/>
            </w:rPr>
          </w:rPrChange>
        </w:rPr>
        <w:t xml:space="preserve"> restart -D /</w:t>
      </w:r>
      <w:proofErr w:type="spellStart"/>
      <w:r w:rsidRPr="00654C6B">
        <w:rPr>
          <w:b/>
          <w:bCs/>
          <w:lang w:val="en-US"/>
          <w:rPrChange w:id="230" w:author="Cristóbal Suárez Abad" w:date="2025-10-18T13:31:00Z" w16du:dateUtc="2025-10-18T11:31:00Z">
            <w:rPr>
              <w:lang w:val="en-US"/>
            </w:rPr>
          </w:rPrChange>
        </w:rPr>
        <w:t>etc</w:t>
      </w:r>
      <w:proofErr w:type="spellEnd"/>
      <w:r w:rsidRPr="00654C6B">
        <w:rPr>
          <w:b/>
          <w:bCs/>
          <w:lang w:val="en-US"/>
          <w:rPrChange w:id="231" w:author="Cristóbal Suárez Abad" w:date="2025-10-18T13:31:00Z" w16du:dateUtc="2025-10-18T11:31:00Z">
            <w:rPr>
              <w:lang w:val="en-US"/>
            </w:rPr>
          </w:rPrChange>
        </w:rPr>
        <w:t>/</w:t>
      </w:r>
      <w:proofErr w:type="spellStart"/>
      <w:r w:rsidRPr="00654C6B">
        <w:rPr>
          <w:b/>
          <w:bCs/>
          <w:lang w:val="en-US"/>
          <w:rPrChange w:id="232" w:author="Cristóbal Suárez Abad" w:date="2025-10-18T13:31:00Z" w16du:dateUtc="2025-10-18T11:31:00Z">
            <w:rPr>
              <w:lang w:val="en-US"/>
            </w:rPr>
          </w:rPrChange>
        </w:rPr>
        <w:t>postgresql</w:t>
      </w:r>
      <w:proofErr w:type="spellEnd"/>
      <w:r w:rsidRPr="00654C6B">
        <w:rPr>
          <w:b/>
          <w:bCs/>
          <w:lang w:val="en-US"/>
          <w:rPrChange w:id="233" w:author="Cristóbal Suárez Abad" w:date="2025-10-18T13:31:00Z" w16du:dateUtc="2025-10-18T11:31:00Z">
            <w:rPr>
              <w:lang w:val="en-US"/>
            </w:rPr>
          </w:rPrChange>
        </w:rPr>
        <w:t>/14/main/</w:t>
      </w:r>
    </w:p>
    <w:p w14:paraId="2A001BCB" w14:textId="109FCA34" w:rsidR="006C6EDF" w:rsidRDefault="00475F54" w:rsidP="00475F54">
      <w:pPr>
        <w:rPr>
          <w:lang w:val="en-US"/>
        </w:rPr>
      </w:pPr>
      <w:r w:rsidRPr="00475F54">
        <w:rPr>
          <w:noProof/>
          <w:lang w:val="en-US"/>
        </w:rPr>
        <w:drawing>
          <wp:inline distT="0" distB="0" distL="0" distR="0" wp14:anchorId="5D1CF798" wp14:editId="0760B411">
            <wp:extent cx="5400040" cy="2532380"/>
            <wp:effectExtent l="0" t="0" r="0" b="1270"/>
            <wp:docPr id="204315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50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E11" w14:textId="77777777" w:rsidR="00574E57" w:rsidRDefault="00574E57" w:rsidP="00475F54">
      <w:pPr>
        <w:rPr>
          <w:lang w:val="en-US"/>
        </w:rPr>
        <w:sectPr w:rsidR="00574E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3E1E44" w14:textId="77069B73" w:rsidR="00574E57" w:rsidRPr="00C732F9" w:rsidRDefault="00574E57">
      <w:pPr>
        <w:pStyle w:val="Ttulo1"/>
        <w:numPr>
          <w:ilvl w:val="1"/>
          <w:numId w:val="1"/>
        </w:numPr>
        <w:rPr>
          <w:b/>
          <w:bCs/>
          <w:sz w:val="32"/>
          <w:szCs w:val="32"/>
          <w:u w:val="single"/>
          <w:rPrChange w:id="234" w:author="Cristóbal Suárez Abad" w:date="2025-10-18T13:32:00Z" w16du:dateUtc="2025-10-18T11:32:00Z">
            <w:rPr/>
          </w:rPrChange>
        </w:rPr>
        <w:pPrChange w:id="235" w:author="Cristóbal Suárez Abad" w:date="2025-10-18T13:35:00Z" w16du:dateUtc="2025-10-18T11:35:00Z">
          <w:pPr>
            <w:pStyle w:val="Prrafodelista"/>
            <w:numPr>
              <w:numId w:val="3"/>
            </w:numPr>
            <w:tabs>
              <w:tab w:val="num" w:pos="720"/>
            </w:tabs>
            <w:ind w:hanging="360"/>
          </w:pPr>
        </w:pPrChange>
      </w:pPr>
      <w:bookmarkStart w:id="236" w:name="_Toc211687010"/>
      <w:r w:rsidRPr="00C732F9">
        <w:rPr>
          <w:b/>
          <w:bCs/>
          <w:sz w:val="32"/>
          <w:szCs w:val="32"/>
          <w:u w:val="single"/>
          <w:rPrChange w:id="237" w:author="Cristóbal Suárez Abad" w:date="2025-10-18T13:32:00Z" w16du:dateUtc="2025-10-18T11:32:00Z">
            <w:rPr/>
          </w:rPrChange>
        </w:rPr>
        <w:lastRenderedPageBreak/>
        <w:t xml:space="preserve">¿Cuál es la diferencia entre </w:t>
      </w:r>
      <w:proofErr w:type="spellStart"/>
      <w:r w:rsidRPr="00C732F9">
        <w:rPr>
          <w:b/>
          <w:bCs/>
          <w:sz w:val="32"/>
          <w:szCs w:val="32"/>
          <w:u w:val="single"/>
          <w:rPrChange w:id="238" w:author="Cristóbal Suárez Abad" w:date="2025-10-18T13:32:00Z" w16du:dateUtc="2025-10-18T11:32:00Z">
            <w:rPr/>
          </w:rPrChange>
        </w:rPr>
        <w:t>restart</w:t>
      </w:r>
      <w:proofErr w:type="spellEnd"/>
      <w:r w:rsidRPr="00C732F9">
        <w:rPr>
          <w:b/>
          <w:bCs/>
          <w:sz w:val="32"/>
          <w:szCs w:val="32"/>
          <w:u w:val="single"/>
          <w:rPrChange w:id="239" w:author="Cristóbal Suárez Abad" w:date="2025-10-18T13:32:00Z" w16du:dateUtc="2025-10-18T11:32:00Z">
            <w:rPr/>
          </w:rPrChange>
        </w:rPr>
        <w:t xml:space="preserve"> y </w:t>
      </w:r>
      <w:proofErr w:type="spellStart"/>
      <w:r w:rsidRPr="00C732F9">
        <w:rPr>
          <w:b/>
          <w:bCs/>
          <w:sz w:val="32"/>
          <w:szCs w:val="32"/>
          <w:u w:val="single"/>
          <w:rPrChange w:id="240" w:author="Cristóbal Suárez Abad" w:date="2025-10-18T13:32:00Z" w16du:dateUtc="2025-10-18T11:32:00Z">
            <w:rPr/>
          </w:rPrChange>
        </w:rPr>
        <w:t>reload</w:t>
      </w:r>
      <w:proofErr w:type="spellEnd"/>
      <w:r w:rsidRPr="00C732F9">
        <w:rPr>
          <w:b/>
          <w:bCs/>
          <w:sz w:val="32"/>
          <w:szCs w:val="32"/>
          <w:u w:val="single"/>
          <w:rPrChange w:id="241" w:author="Cristóbal Suárez Abad" w:date="2025-10-18T13:32:00Z" w16du:dateUtc="2025-10-18T11:32:00Z">
            <w:rPr/>
          </w:rPrChange>
        </w:rPr>
        <w:t>? Intenta demostrarlo de forma práctica.</w:t>
      </w:r>
      <w:bookmarkEnd w:id="236"/>
    </w:p>
    <w:p w14:paraId="6D9F0899" w14:textId="10E18C06" w:rsidR="00D95E8A" w:rsidRDefault="00946CDB" w:rsidP="00475F54">
      <w:r>
        <w:t xml:space="preserve">Según la documentación oficial de PostgreSQL, </w:t>
      </w:r>
      <w:hyperlink r:id="rId17" w:history="1">
        <w:r w:rsidRPr="00EC561D">
          <w:rPr>
            <w:rStyle w:val="Hipervnculo"/>
          </w:rPr>
          <w:t>https://www.postgresql.org/docs/9.0/app-pg-ctl.html</w:t>
        </w:r>
      </w:hyperlink>
      <w:r w:rsidR="00D522D2">
        <w:t xml:space="preserve"> </w:t>
      </w:r>
    </w:p>
    <w:p w14:paraId="7ABCFDDA" w14:textId="46092B78" w:rsidR="00946CDB" w:rsidRDefault="00946CDB" w:rsidP="00475F54">
      <w:pPr>
        <w:rPr>
          <w:ins w:id="242" w:author="Cristóbal Suárez Abad" w:date="2025-10-18T12:36:00Z" w16du:dateUtc="2025-10-18T10:36:00Z"/>
        </w:rPr>
      </w:pPr>
      <w:r w:rsidRPr="00946CDB">
        <w:t>Si usamos “</w:t>
      </w:r>
      <w:proofErr w:type="spellStart"/>
      <w:r w:rsidRPr="004F679E">
        <w:rPr>
          <w:b/>
          <w:bCs/>
          <w:rPrChange w:id="243" w:author="Cristóbal Suárez Abad" w:date="2025-10-18T13:40:00Z" w16du:dateUtc="2025-10-18T11:40:00Z">
            <w:rPr/>
          </w:rPrChange>
        </w:rPr>
        <w:t>restart</w:t>
      </w:r>
      <w:proofErr w:type="spellEnd"/>
      <w:r w:rsidRPr="00946CDB">
        <w:t>” se r</w:t>
      </w:r>
      <w:r>
        <w:t xml:space="preserve">einicia el servicio, equivalente a apagar y encenderlo. </w:t>
      </w:r>
      <w:r w:rsidRPr="00946CDB">
        <w:t>Mientras que con “</w:t>
      </w:r>
      <w:proofErr w:type="spellStart"/>
      <w:r w:rsidRPr="004F679E">
        <w:rPr>
          <w:b/>
          <w:bCs/>
          <w:rPrChange w:id="244" w:author="Cristóbal Suárez Abad" w:date="2025-10-18T13:40:00Z" w16du:dateUtc="2025-10-18T11:40:00Z">
            <w:rPr/>
          </w:rPrChange>
        </w:rPr>
        <w:t>reload</w:t>
      </w:r>
      <w:proofErr w:type="spellEnd"/>
      <w:r w:rsidRPr="00946CDB">
        <w:t xml:space="preserve">”, el servicio no se apaga, lo </w:t>
      </w:r>
      <w:r>
        <w:t xml:space="preserve">que hace es cargar </w:t>
      </w:r>
      <w:ins w:id="245" w:author="Cristóbal Suárez Abad" w:date="2025-10-18T12:23:00Z" w16du:dateUtc="2025-10-18T10:23:00Z">
        <w:r w:rsidR="00282A85">
          <w:t>de nuevo la configuración que se encuentra en los archivos “.</w:t>
        </w:r>
        <w:proofErr w:type="spellStart"/>
        <w:r w:rsidR="00282A85" w:rsidRPr="004F679E">
          <w:rPr>
            <w:b/>
            <w:bCs/>
            <w:rPrChange w:id="246" w:author="Cristóbal Suárez Abad" w:date="2025-10-18T13:40:00Z" w16du:dateUtc="2025-10-18T11:40:00Z">
              <w:rPr/>
            </w:rPrChange>
          </w:rPr>
          <w:t>conf</w:t>
        </w:r>
        <w:proofErr w:type="spellEnd"/>
        <w:r w:rsidR="00282A85">
          <w:t xml:space="preserve">”. </w:t>
        </w:r>
        <w:r w:rsidR="00282A85" w:rsidRPr="00282A85">
          <w:t>Es útil e</w:t>
        </w:r>
        <w:r w:rsidR="00282A85" w:rsidRPr="00282A85">
          <w:rPr>
            <w:rPrChange w:id="247" w:author="Cristóbal Suárez Abad" w:date="2025-10-18T12:23:00Z" w16du:dateUtc="2025-10-18T10:23:00Z">
              <w:rPr>
                <w:lang w:val="en-US"/>
              </w:rPr>
            </w:rPrChange>
          </w:rPr>
          <w:t>n aquellas situaciones donde no queremos dejar s</w:t>
        </w:r>
        <w:r w:rsidR="00282A85">
          <w:t>in servicio, aunque sea por unos segundos, pero debamo</w:t>
        </w:r>
      </w:ins>
      <w:ins w:id="248" w:author="Cristóbal Suárez Abad" w:date="2025-10-18T12:24:00Z" w16du:dateUtc="2025-10-18T10:24:00Z">
        <w:r w:rsidR="00282A85">
          <w:t>s hacer efectivas nuevas configuraciones.</w:t>
        </w:r>
      </w:ins>
    </w:p>
    <w:p w14:paraId="50F203BE" w14:textId="30C16E07" w:rsidR="005A2661" w:rsidRDefault="005A2661" w:rsidP="00475F54">
      <w:pPr>
        <w:rPr>
          <w:ins w:id="249" w:author="Cristóbal Suárez Abad" w:date="2025-10-18T12:51:00Z" w16du:dateUtc="2025-10-18T10:51:00Z"/>
        </w:rPr>
      </w:pPr>
      <w:ins w:id="250" w:author="Cristóbal Suárez Abad" w:date="2025-10-18T12:36:00Z" w16du:dateUtc="2025-10-18T10:36:00Z">
        <w:r>
          <w:t xml:space="preserve">Si </w:t>
        </w:r>
      </w:ins>
      <w:ins w:id="251" w:author="Cristóbal Suárez Abad" w:date="2025-10-18T12:37:00Z" w16du:dateUtc="2025-10-18T10:37:00Z">
        <w:r>
          <w:t>bien, como se indica en algunos foros</w:t>
        </w:r>
        <w:r>
          <w:rPr>
            <w:rStyle w:val="Refdenotaalpie"/>
          </w:rPr>
          <w:footnoteReference w:id="1"/>
        </w:r>
        <w:r>
          <w:t>, algunas configuraciones solo se pueden definir durante el inicio y por lo tanto requieren de un “</w:t>
        </w:r>
        <w:proofErr w:type="spellStart"/>
        <w:r w:rsidRPr="004F679E">
          <w:rPr>
            <w:b/>
            <w:bCs/>
            <w:rPrChange w:id="253" w:author="Cristóbal Suárez Abad" w:date="2025-10-18T13:40:00Z" w16du:dateUtc="2025-10-18T11:40:00Z">
              <w:rPr/>
            </w:rPrChange>
          </w:rPr>
          <w:t>restart</w:t>
        </w:r>
        <w:proofErr w:type="spellEnd"/>
        <w:r>
          <w:t>”</w:t>
        </w:r>
      </w:ins>
      <w:ins w:id="254" w:author="Cristóbal Suárez Abad" w:date="2025-10-18T12:38:00Z" w16du:dateUtc="2025-10-18T10:38:00Z">
        <w:r>
          <w:t xml:space="preserve">. Para ello se puede buscar en </w:t>
        </w:r>
        <w:r>
          <w:fldChar w:fldCharType="begin"/>
        </w:r>
        <w:r>
          <w:instrText>HYPERLINK "</w:instrText>
        </w:r>
        <w:r w:rsidRPr="005A2661">
          <w:instrText>https://www.postgresql.org/docs/current/runtime-config-connection.html#RUNTIME-CONFIG-CONNECTION-SETTINGS</w:instrText>
        </w:r>
        <w:r>
          <w:instrText>"</w:instrText>
        </w:r>
        <w:r>
          <w:fldChar w:fldCharType="separate"/>
        </w:r>
        <w:r w:rsidRPr="003C13A1">
          <w:rPr>
            <w:rStyle w:val="Hipervnculo"/>
          </w:rPr>
          <w:t>https://www.postgresql.org/docs/current/runtime-config-connection.html#RUNTIME-CONFIG-CONNECTION-SETTINGS</w:t>
        </w:r>
        <w:r>
          <w:fldChar w:fldCharType="end"/>
        </w:r>
      </w:ins>
      <w:ins w:id="255" w:author="Cristóbal Suárez Abad" w:date="2025-10-18T12:42:00Z" w16du:dateUtc="2025-10-18T10:42:00Z">
        <w:r w:rsidR="004E05FB">
          <w:t>, por ejemplo,</w:t>
        </w:r>
      </w:ins>
      <w:ins w:id="256" w:author="Cristóbal Suárez Abad" w:date="2025-10-18T12:38:00Z" w16du:dateUtc="2025-10-18T10:38:00Z">
        <w:r>
          <w:t xml:space="preserve"> aquellos que necesiten de “</w:t>
        </w:r>
      </w:ins>
      <w:proofErr w:type="spellStart"/>
      <w:ins w:id="257" w:author="Cristóbal Suárez Abad" w:date="2025-10-18T12:38:00Z">
        <w:r w:rsidRPr="00E42AD0">
          <w:rPr>
            <w:b/>
            <w:bCs/>
            <w:rPrChange w:id="258" w:author="Cristóbal Suárez Abad" w:date="2025-10-18T12:42:00Z" w16du:dateUtc="2025-10-18T10:42:00Z">
              <w:rPr/>
            </w:rPrChange>
          </w:rPr>
          <w:t>This</w:t>
        </w:r>
        <w:proofErr w:type="spellEnd"/>
        <w:r w:rsidRPr="00E42AD0">
          <w:rPr>
            <w:b/>
            <w:bCs/>
            <w:rPrChange w:id="259" w:author="Cristóbal Suárez Abad" w:date="2025-10-18T12:42:00Z" w16du:dateUtc="2025-10-18T10:42:00Z">
              <w:rPr/>
            </w:rPrChange>
          </w:rPr>
          <w:t xml:space="preserve"> </w:t>
        </w:r>
        <w:proofErr w:type="spellStart"/>
        <w:r w:rsidRPr="00E42AD0">
          <w:rPr>
            <w:b/>
            <w:bCs/>
            <w:rPrChange w:id="260" w:author="Cristóbal Suárez Abad" w:date="2025-10-18T12:42:00Z" w16du:dateUtc="2025-10-18T10:42:00Z">
              <w:rPr/>
            </w:rPrChange>
          </w:rPr>
          <w:t>parameter</w:t>
        </w:r>
        <w:proofErr w:type="spellEnd"/>
        <w:r w:rsidRPr="00E42AD0">
          <w:rPr>
            <w:b/>
            <w:bCs/>
            <w:rPrChange w:id="261" w:author="Cristóbal Suárez Abad" w:date="2025-10-18T12:42:00Z" w16du:dateUtc="2025-10-18T10:42:00Z">
              <w:rPr/>
            </w:rPrChange>
          </w:rPr>
          <w:t xml:space="preserve"> can </w:t>
        </w:r>
        <w:proofErr w:type="spellStart"/>
        <w:r w:rsidRPr="00E42AD0">
          <w:rPr>
            <w:b/>
            <w:bCs/>
            <w:rPrChange w:id="262" w:author="Cristóbal Suárez Abad" w:date="2025-10-18T12:42:00Z" w16du:dateUtc="2025-10-18T10:42:00Z">
              <w:rPr/>
            </w:rPrChange>
          </w:rPr>
          <w:t>only</w:t>
        </w:r>
        <w:proofErr w:type="spellEnd"/>
        <w:r w:rsidRPr="00E42AD0">
          <w:rPr>
            <w:b/>
            <w:bCs/>
            <w:rPrChange w:id="263" w:author="Cristóbal Suárez Abad" w:date="2025-10-18T12:42:00Z" w16du:dateUtc="2025-10-18T10:42:00Z">
              <w:rPr/>
            </w:rPrChange>
          </w:rPr>
          <w:t xml:space="preserve"> be set at </w:t>
        </w:r>
        <w:proofErr w:type="gramStart"/>
        <w:r w:rsidRPr="00E42AD0">
          <w:rPr>
            <w:b/>
            <w:bCs/>
            <w:rPrChange w:id="264" w:author="Cristóbal Suárez Abad" w:date="2025-10-18T12:42:00Z" w16du:dateUtc="2025-10-18T10:42:00Z">
              <w:rPr/>
            </w:rPrChange>
          </w:rPr>
          <w:t>server</w:t>
        </w:r>
        <w:proofErr w:type="gramEnd"/>
        <w:r w:rsidRPr="00E42AD0">
          <w:rPr>
            <w:b/>
            <w:bCs/>
            <w:rPrChange w:id="265" w:author="Cristóbal Suárez Abad" w:date="2025-10-18T12:42:00Z" w16du:dateUtc="2025-10-18T10:42:00Z">
              <w:rPr/>
            </w:rPrChange>
          </w:rPr>
          <w:t xml:space="preserve"> </w:t>
        </w:r>
        <w:proofErr w:type="spellStart"/>
        <w:r w:rsidRPr="00E42AD0">
          <w:rPr>
            <w:b/>
            <w:bCs/>
            <w:rPrChange w:id="266" w:author="Cristóbal Suárez Abad" w:date="2025-10-18T12:42:00Z" w16du:dateUtc="2025-10-18T10:42:00Z">
              <w:rPr/>
            </w:rPrChange>
          </w:rPr>
          <w:t>start</w:t>
        </w:r>
      </w:ins>
      <w:proofErr w:type="spellEnd"/>
      <w:ins w:id="267" w:author="Cristóbal Suárez Abad" w:date="2025-10-18T12:38:00Z" w16du:dateUtc="2025-10-18T10:38:00Z">
        <w:r>
          <w:t>”.</w:t>
        </w:r>
      </w:ins>
    </w:p>
    <w:p w14:paraId="2865DE6C" w14:textId="77777777" w:rsidR="0036447B" w:rsidRDefault="0036447B" w:rsidP="00475F54">
      <w:pPr>
        <w:rPr>
          <w:ins w:id="268" w:author="Cristóbal Suárez Abad" w:date="2025-10-18T12:51:00Z" w16du:dateUtc="2025-10-18T10:51:00Z"/>
        </w:rPr>
      </w:pPr>
    </w:p>
    <w:p w14:paraId="1EA981EF" w14:textId="77777777" w:rsidR="0036447B" w:rsidRDefault="0036447B" w:rsidP="00475F54">
      <w:pPr>
        <w:rPr>
          <w:ins w:id="269" w:author="Cristóbal Suárez Abad" w:date="2025-10-18T12:51:00Z" w16du:dateUtc="2025-10-18T10:51:00Z"/>
        </w:rPr>
      </w:pPr>
    </w:p>
    <w:p w14:paraId="2C152F91" w14:textId="77777777" w:rsidR="0036447B" w:rsidRDefault="0036447B" w:rsidP="00475F54">
      <w:pPr>
        <w:rPr>
          <w:ins w:id="270" w:author="Cristóbal Suárez Abad" w:date="2025-10-18T12:51:00Z" w16du:dateUtc="2025-10-18T10:51:00Z"/>
        </w:rPr>
      </w:pPr>
    </w:p>
    <w:p w14:paraId="13C8E379" w14:textId="77777777" w:rsidR="0036447B" w:rsidRDefault="0036447B" w:rsidP="00475F54">
      <w:pPr>
        <w:rPr>
          <w:ins w:id="271" w:author="Cristóbal Suárez Abad" w:date="2025-10-18T12:51:00Z" w16du:dateUtc="2025-10-18T10:51:00Z"/>
        </w:rPr>
      </w:pPr>
    </w:p>
    <w:p w14:paraId="337EE27D" w14:textId="77777777" w:rsidR="0036447B" w:rsidRDefault="0036447B" w:rsidP="00475F54">
      <w:pPr>
        <w:rPr>
          <w:ins w:id="272" w:author="Cristóbal Suárez Abad" w:date="2025-10-18T12:51:00Z" w16du:dateUtc="2025-10-18T10:51:00Z"/>
        </w:rPr>
      </w:pPr>
    </w:p>
    <w:p w14:paraId="615AB20E" w14:textId="77777777" w:rsidR="0036447B" w:rsidRDefault="0036447B" w:rsidP="00475F54">
      <w:pPr>
        <w:rPr>
          <w:ins w:id="273" w:author="Cristóbal Suárez Abad" w:date="2025-10-18T12:51:00Z" w16du:dateUtc="2025-10-18T10:51:00Z"/>
        </w:rPr>
      </w:pPr>
    </w:p>
    <w:p w14:paraId="21BFB0D3" w14:textId="77777777" w:rsidR="0036447B" w:rsidRDefault="0036447B" w:rsidP="00475F54">
      <w:pPr>
        <w:rPr>
          <w:ins w:id="274" w:author="Cristóbal Suárez Abad" w:date="2025-10-18T12:51:00Z" w16du:dateUtc="2025-10-18T10:51:00Z"/>
        </w:rPr>
      </w:pPr>
    </w:p>
    <w:p w14:paraId="18E9A6C1" w14:textId="77777777" w:rsidR="0036447B" w:rsidRDefault="0036447B" w:rsidP="00475F54">
      <w:pPr>
        <w:rPr>
          <w:ins w:id="275" w:author="Cristóbal Suárez Abad" w:date="2025-10-18T12:51:00Z" w16du:dateUtc="2025-10-18T10:51:00Z"/>
        </w:rPr>
      </w:pPr>
    </w:p>
    <w:p w14:paraId="0A17E78D" w14:textId="77777777" w:rsidR="0036447B" w:rsidRDefault="0036447B" w:rsidP="00475F54">
      <w:pPr>
        <w:rPr>
          <w:ins w:id="276" w:author="Cristóbal Suárez Abad" w:date="2025-10-18T12:51:00Z" w16du:dateUtc="2025-10-18T10:51:00Z"/>
        </w:rPr>
      </w:pPr>
    </w:p>
    <w:p w14:paraId="31B72990" w14:textId="77777777" w:rsidR="0036447B" w:rsidRDefault="0036447B" w:rsidP="00475F54">
      <w:pPr>
        <w:rPr>
          <w:ins w:id="277" w:author="Cristóbal Suárez Abad" w:date="2025-10-18T12:51:00Z" w16du:dateUtc="2025-10-18T10:51:00Z"/>
        </w:rPr>
      </w:pPr>
    </w:p>
    <w:p w14:paraId="4E6474B8" w14:textId="77777777" w:rsidR="0036447B" w:rsidRDefault="0036447B" w:rsidP="00475F54">
      <w:pPr>
        <w:rPr>
          <w:ins w:id="278" w:author="Cristóbal Suárez Abad" w:date="2025-10-18T12:51:00Z" w16du:dateUtc="2025-10-18T10:51:00Z"/>
        </w:rPr>
      </w:pPr>
    </w:p>
    <w:p w14:paraId="73FE015B" w14:textId="77777777" w:rsidR="0036447B" w:rsidRDefault="0036447B" w:rsidP="00475F54">
      <w:pPr>
        <w:rPr>
          <w:ins w:id="279" w:author="Cristóbal Suárez Abad" w:date="2025-10-18T12:51:00Z" w16du:dateUtc="2025-10-18T10:51:00Z"/>
        </w:rPr>
      </w:pPr>
    </w:p>
    <w:p w14:paraId="151AF14E" w14:textId="77777777" w:rsidR="0036447B" w:rsidRDefault="0036447B" w:rsidP="00475F54">
      <w:pPr>
        <w:rPr>
          <w:ins w:id="280" w:author="Cristóbal Suárez Abad" w:date="2025-10-18T12:51:00Z" w16du:dateUtc="2025-10-18T10:51:00Z"/>
        </w:rPr>
      </w:pPr>
    </w:p>
    <w:p w14:paraId="3A9B7F99" w14:textId="77777777" w:rsidR="0036447B" w:rsidRDefault="0036447B" w:rsidP="00475F54">
      <w:pPr>
        <w:rPr>
          <w:ins w:id="281" w:author="Cristóbal Suárez Abad" w:date="2025-10-18T12:51:00Z" w16du:dateUtc="2025-10-18T10:51:00Z"/>
        </w:rPr>
      </w:pPr>
    </w:p>
    <w:p w14:paraId="084DC4AE" w14:textId="77777777" w:rsidR="0036447B" w:rsidRDefault="0036447B" w:rsidP="00475F54">
      <w:pPr>
        <w:rPr>
          <w:ins w:id="282" w:author="Cristóbal Suárez Abad" w:date="2025-10-18T12:51:00Z" w16du:dateUtc="2025-10-18T10:51:00Z"/>
        </w:rPr>
      </w:pPr>
    </w:p>
    <w:p w14:paraId="3D77F104" w14:textId="77777777" w:rsidR="0036447B" w:rsidRDefault="0036447B" w:rsidP="00475F54">
      <w:pPr>
        <w:rPr>
          <w:ins w:id="283" w:author="Cristóbal Suárez Abad" w:date="2025-10-18T12:51:00Z" w16du:dateUtc="2025-10-18T10:51:00Z"/>
        </w:rPr>
      </w:pPr>
    </w:p>
    <w:p w14:paraId="1ECD8CD8" w14:textId="795029D7" w:rsidR="0036447B" w:rsidRDefault="0036447B" w:rsidP="00475F54">
      <w:pPr>
        <w:rPr>
          <w:ins w:id="284" w:author="Cristóbal Suárez Abad" w:date="2025-10-18T12:52:00Z" w16du:dateUtc="2025-10-18T10:52:00Z"/>
        </w:rPr>
      </w:pPr>
      <w:ins w:id="285" w:author="Cristóbal Suárez Abad" w:date="2025-10-18T12:51:00Z" w16du:dateUtc="2025-10-18T10:51:00Z">
        <w:r>
          <w:t>Tenemos con</w:t>
        </w:r>
      </w:ins>
      <w:ins w:id="286" w:author="Cristóbal Suárez Abad" w:date="2025-10-18T12:52:00Z" w16du:dateUtc="2025-10-18T10:52:00Z">
        <w:r>
          <w:t xml:space="preserve">exión con </w:t>
        </w:r>
        <w:proofErr w:type="spellStart"/>
        <w:r>
          <w:t>DBeaver</w:t>
        </w:r>
        <w:proofErr w:type="spellEnd"/>
        <w:r>
          <w:t xml:space="preserve"> a este PostgreSQL.</w:t>
        </w:r>
      </w:ins>
    </w:p>
    <w:p w14:paraId="1DDE5A59" w14:textId="3E249D00" w:rsidR="0036447B" w:rsidRPr="00282A85" w:rsidRDefault="0036447B" w:rsidP="00475F54">
      <w:ins w:id="287" w:author="Cristóbal Suárez Abad" w:date="2025-10-18T12:52:00Z" w16du:dateUtc="2025-10-18T10:52:00Z">
        <w:r w:rsidRPr="0036447B">
          <w:rPr>
            <w:noProof/>
          </w:rPr>
          <w:drawing>
            <wp:inline distT="0" distB="0" distL="0" distR="0" wp14:anchorId="1DA7ED55" wp14:editId="1D6A72D3">
              <wp:extent cx="5400040" cy="3976370"/>
              <wp:effectExtent l="0" t="0" r="0" b="5080"/>
              <wp:docPr id="1923718971" name="Imagen 1" descr="Interfaz de usuario gráfica, Texto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23718971" name="Imagen 1" descr="Interfaz de usuario gráfica, Texto, Aplicación&#10;&#10;El contenido generado por IA puede ser incorrecto.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39763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E2CF697" w14:textId="0177F29B" w:rsidR="00D522D2" w:rsidDel="000F484A" w:rsidRDefault="00D522D2" w:rsidP="00475F54">
      <w:pPr>
        <w:rPr>
          <w:del w:id="288" w:author="Cristóbal Suárez Abad" w:date="2025-10-18T12:24:00Z" w16du:dateUtc="2025-10-18T10:24:00Z"/>
          <w:lang w:val="en-US"/>
        </w:rPr>
      </w:pPr>
      <w:del w:id="289" w:author="Cristóbal Suárez Abad" w:date="2025-10-18T12:24:00Z" w16du:dateUtc="2025-10-18T10:24:00Z">
        <w:r w:rsidRPr="00D522D2" w:rsidDel="002F26E1">
          <w:rPr>
            <w:lang w:val="en-US"/>
          </w:rPr>
          <w:delText>“Restarting the server is almost equivalent to stopping the server and starting it again except that pg_ctl saves and reuses the command line options that were passed to the previously running instance”</w:delText>
        </w:r>
        <w:r w:rsidDel="002F26E1">
          <w:rPr>
            <w:lang w:val="en-US"/>
          </w:rPr>
          <w:delText>.</w:delText>
        </w:r>
      </w:del>
    </w:p>
    <w:p w14:paraId="1F307567" w14:textId="3D150D52" w:rsidR="000F484A" w:rsidRDefault="000F484A" w:rsidP="00475F54">
      <w:pPr>
        <w:rPr>
          <w:ins w:id="290" w:author="Cristóbal Suárez Abad" w:date="2025-10-18T12:49:00Z" w16du:dateUtc="2025-10-18T10:49:00Z"/>
        </w:rPr>
      </w:pPr>
      <w:ins w:id="291" w:author="Cristóbal Suárez Abad" w:date="2025-10-18T12:44:00Z" w16du:dateUtc="2025-10-18T10:44:00Z">
        <w:r w:rsidRPr="000F484A">
          <w:rPr>
            <w:rPrChange w:id="292" w:author="Cristóbal Suárez Abad" w:date="2025-10-18T12:44:00Z" w16du:dateUtc="2025-10-18T10:44:00Z">
              <w:rPr>
                <w:lang w:val="en-US"/>
              </w:rPr>
            </w:rPrChange>
          </w:rPr>
          <w:t>Si nos vamos a “</w:t>
        </w:r>
        <w:r w:rsidRPr="004F679E">
          <w:rPr>
            <w:b/>
            <w:bCs/>
            <w:rPrChange w:id="293" w:author="Cristóbal Suárez Abad" w:date="2025-10-18T13:40:00Z" w16du:dateUtc="2025-10-18T11:40:00Z">
              <w:rPr>
                <w:lang w:val="en-US"/>
              </w:rPr>
            </w:rPrChange>
          </w:rPr>
          <w:t>/</w:t>
        </w:r>
        <w:proofErr w:type="spellStart"/>
        <w:r w:rsidRPr="004F679E">
          <w:rPr>
            <w:b/>
            <w:bCs/>
            <w:rPrChange w:id="294" w:author="Cristóbal Suárez Abad" w:date="2025-10-18T13:40:00Z" w16du:dateUtc="2025-10-18T11:40:00Z">
              <w:rPr>
                <w:lang w:val="en-US"/>
              </w:rPr>
            </w:rPrChange>
          </w:rPr>
          <w:t>etc</w:t>
        </w:r>
        <w:proofErr w:type="spellEnd"/>
        <w:r w:rsidRPr="004F679E">
          <w:rPr>
            <w:b/>
            <w:bCs/>
            <w:rPrChange w:id="295" w:author="Cristóbal Suárez Abad" w:date="2025-10-18T13:40:00Z" w16du:dateUtc="2025-10-18T11:40:00Z">
              <w:rPr>
                <w:lang w:val="en-US"/>
              </w:rPr>
            </w:rPrChange>
          </w:rPr>
          <w:t>/</w:t>
        </w:r>
        <w:proofErr w:type="spellStart"/>
        <w:r w:rsidRPr="004F679E">
          <w:rPr>
            <w:b/>
            <w:bCs/>
            <w:rPrChange w:id="296" w:author="Cristóbal Suárez Abad" w:date="2025-10-18T13:40:00Z" w16du:dateUtc="2025-10-18T11:40:00Z">
              <w:rPr>
                <w:lang w:val="en-US"/>
              </w:rPr>
            </w:rPrChange>
          </w:rPr>
          <w:t>postgresql</w:t>
        </w:r>
        <w:proofErr w:type="spellEnd"/>
        <w:r w:rsidRPr="004F679E">
          <w:rPr>
            <w:b/>
            <w:bCs/>
            <w:rPrChange w:id="297" w:author="Cristóbal Suárez Abad" w:date="2025-10-18T13:40:00Z" w16du:dateUtc="2025-10-18T11:40:00Z">
              <w:rPr>
                <w:lang w:val="en-US"/>
              </w:rPr>
            </w:rPrChange>
          </w:rPr>
          <w:t>/14/</w:t>
        </w:r>
        <w:proofErr w:type="spellStart"/>
        <w:r w:rsidRPr="004F679E">
          <w:rPr>
            <w:b/>
            <w:bCs/>
            <w:rPrChange w:id="298" w:author="Cristóbal Suárez Abad" w:date="2025-10-18T13:40:00Z" w16du:dateUtc="2025-10-18T11:40:00Z">
              <w:rPr>
                <w:lang w:val="en-US"/>
              </w:rPr>
            </w:rPrChange>
          </w:rPr>
          <w:t>main</w:t>
        </w:r>
        <w:proofErr w:type="spellEnd"/>
        <w:r w:rsidRPr="004F679E">
          <w:rPr>
            <w:b/>
            <w:bCs/>
            <w:rPrChange w:id="299" w:author="Cristóbal Suárez Abad" w:date="2025-10-18T13:40:00Z" w16du:dateUtc="2025-10-18T11:40:00Z">
              <w:rPr>
                <w:lang w:val="en-US"/>
              </w:rPr>
            </w:rPrChange>
          </w:rPr>
          <w:t>/</w:t>
        </w:r>
        <w:proofErr w:type="spellStart"/>
        <w:r w:rsidRPr="004F679E">
          <w:rPr>
            <w:b/>
            <w:bCs/>
            <w:rPrChange w:id="300" w:author="Cristóbal Suárez Abad" w:date="2025-10-18T13:40:00Z" w16du:dateUtc="2025-10-18T11:40:00Z">
              <w:rPr>
                <w:lang w:val="en-US"/>
              </w:rPr>
            </w:rPrChange>
          </w:rPr>
          <w:t>postgresql.conf</w:t>
        </w:r>
        <w:proofErr w:type="spellEnd"/>
        <w:r>
          <w:t xml:space="preserve">” y cambiamos </w:t>
        </w:r>
      </w:ins>
      <w:ins w:id="301" w:author="Cristóbal Suárez Abad" w:date="2025-10-18T12:49:00Z" w16du:dateUtc="2025-10-18T10:49:00Z">
        <w:r w:rsidR="00EE65F4">
          <w:t>el valor de “</w:t>
        </w:r>
        <w:proofErr w:type="spellStart"/>
        <w:r w:rsidR="00EE65F4" w:rsidRPr="004F679E">
          <w:rPr>
            <w:b/>
            <w:bCs/>
            <w:rPrChange w:id="302" w:author="Cristóbal Suárez Abad" w:date="2025-10-18T13:41:00Z" w16du:dateUtc="2025-10-18T11:41:00Z">
              <w:rPr/>
            </w:rPrChange>
          </w:rPr>
          <w:t>listen_addresses</w:t>
        </w:r>
        <w:proofErr w:type="spellEnd"/>
        <w:r w:rsidR="00EE65F4">
          <w:t>” de “</w:t>
        </w:r>
        <w:r w:rsidR="00EE65F4" w:rsidRPr="004F679E">
          <w:rPr>
            <w:b/>
            <w:bCs/>
            <w:rPrChange w:id="303" w:author="Cristóbal Suárez Abad" w:date="2025-10-18T13:41:00Z" w16du:dateUtc="2025-10-18T11:41:00Z">
              <w:rPr/>
            </w:rPrChange>
          </w:rPr>
          <w:t>*</w:t>
        </w:r>
        <w:r w:rsidR="00EE65F4">
          <w:t>” que es para todo el mundo</w:t>
        </w:r>
      </w:ins>
      <w:ins w:id="304" w:author="Cristóbal Suárez Abad" w:date="2025-10-18T12:50:00Z" w16du:dateUtc="2025-10-18T10:50:00Z">
        <w:r w:rsidR="00EE65F4">
          <w:t xml:space="preserve"> a una IP determinada (usa una que no sea la tuya para este caso).</w:t>
        </w:r>
      </w:ins>
    </w:p>
    <w:p w14:paraId="0CCB81CA" w14:textId="3334E066" w:rsidR="00EE65F4" w:rsidRPr="000F484A" w:rsidRDefault="00EE65F4" w:rsidP="00475F54">
      <w:pPr>
        <w:rPr>
          <w:ins w:id="305" w:author="Cristóbal Suárez Abad" w:date="2025-10-18T12:44:00Z" w16du:dateUtc="2025-10-18T10:44:00Z"/>
          <w:rPrChange w:id="306" w:author="Cristóbal Suárez Abad" w:date="2025-10-18T12:44:00Z" w16du:dateUtc="2025-10-18T10:44:00Z">
            <w:rPr>
              <w:ins w:id="307" w:author="Cristóbal Suárez Abad" w:date="2025-10-18T12:44:00Z" w16du:dateUtc="2025-10-18T10:44:00Z"/>
              <w:lang w:val="en-US"/>
            </w:rPr>
          </w:rPrChange>
        </w:rPr>
      </w:pPr>
      <w:ins w:id="308" w:author="Cristóbal Suárez Abad" w:date="2025-10-18T12:49:00Z" w16du:dateUtc="2025-10-18T10:49:00Z">
        <w:r w:rsidRPr="00EE65F4">
          <w:rPr>
            <w:noProof/>
          </w:rPr>
          <w:drawing>
            <wp:inline distT="0" distB="0" distL="0" distR="0" wp14:anchorId="0E9168BF" wp14:editId="4583A633">
              <wp:extent cx="5400040" cy="586740"/>
              <wp:effectExtent l="0" t="0" r="0" b="3810"/>
              <wp:docPr id="2078565473" name="Imagen 1" descr="Imagen que contiene Interfaz de usuario gráfic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8565473" name="Imagen 1" descr="Imagen que contiene Interfaz de usuario gráfica&#10;&#10;El contenido generado por IA puede ser incorrecto.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586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103894D" w14:textId="38634F1C" w:rsidR="00D522D2" w:rsidDel="009037A1" w:rsidRDefault="009037A1" w:rsidP="00475F54">
      <w:pPr>
        <w:rPr>
          <w:del w:id="309" w:author="Cristóbal Suárez Abad" w:date="2025-10-18T12:24:00Z" w16du:dateUtc="2025-10-18T10:24:00Z"/>
          <w:lang w:val="en-US"/>
        </w:rPr>
      </w:pPr>
      <w:proofErr w:type="spellStart"/>
      <w:ins w:id="310" w:author="Cristóbal Suárez Abad" w:date="2025-10-18T12:51:00Z" w16du:dateUtc="2025-10-18T10:51:00Z">
        <w:r>
          <w:rPr>
            <w:lang w:val="en-US"/>
          </w:rPr>
          <w:t>Hacemos</w:t>
        </w:r>
        <w:proofErr w:type="spellEnd"/>
        <w:r>
          <w:rPr>
            <w:lang w:val="en-US"/>
          </w:rPr>
          <w:t xml:space="preserve"> un “</w:t>
        </w:r>
        <w:r w:rsidRPr="004F679E">
          <w:rPr>
            <w:b/>
            <w:bCs/>
            <w:lang w:val="en-US"/>
            <w:rPrChange w:id="311" w:author="Cristóbal Suárez Abad" w:date="2025-10-18T13:41:00Z" w16du:dateUtc="2025-10-18T11:41:00Z">
              <w:rPr>
                <w:lang w:val="en-US"/>
              </w:rPr>
            </w:rPrChange>
          </w:rPr>
          <w:t>reload</w:t>
        </w:r>
        <w:r>
          <w:rPr>
            <w:lang w:val="en-US"/>
          </w:rPr>
          <w:t>”.</w:t>
        </w:r>
      </w:ins>
      <w:del w:id="312" w:author="Cristóbal Suárez Abad" w:date="2025-10-18T12:24:00Z" w16du:dateUtc="2025-10-18T10:24:00Z">
        <w:r w:rsidR="00D522D2" w:rsidDel="002F26E1">
          <w:rPr>
            <w:lang w:val="en-US"/>
          </w:rPr>
          <w:delText>“</w:delText>
        </w:r>
        <w:r w:rsidR="00D522D2" w:rsidRPr="00D522D2" w:rsidDel="002F26E1">
          <w:rPr>
            <w:lang w:val="en-US"/>
          </w:rPr>
          <w:delText>reload mode simply sends the postgres process a SIGHUP signal, causing it to reread its configuration files (postgresql.conf, pg_hba.conf, etc.). This allows changing of configuration-file options that do not require a complete restart to take effect</w:delText>
        </w:r>
        <w:r w:rsidR="00D522D2" w:rsidDel="002F26E1">
          <w:rPr>
            <w:lang w:val="en-US"/>
          </w:rPr>
          <w:delText>”.</w:delText>
        </w:r>
      </w:del>
    </w:p>
    <w:p w14:paraId="620C016C" w14:textId="4A5CF6C3" w:rsidR="009037A1" w:rsidRDefault="009037A1" w:rsidP="00475F54">
      <w:pPr>
        <w:rPr>
          <w:ins w:id="313" w:author="Cristóbal Suárez Abad" w:date="2025-10-18T12:51:00Z" w16du:dateUtc="2025-10-18T10:51:00Z"/>
          <w:lang w:val="en-US"/>
        </w:rPr>
      </w:pPr>
      <w:ins w:id="314" w:author="Cristóbal Suárez Abad" w:date="2025-10-18T12:51:00Z" w16du:dateUtc="2025-10-18T10:51:00Z">
        <w:r w:rsidRPr="009037A1">
          <w:rPr>
            <w:noProof/>
            <w:lang w:val="en-US"/>
          </w:rPr>
          <w:drawing>
            <wp:inline distT="0" distB="0" distL="0" distR="0" wp14:anchorId="6B7370AD" wp14:editId="4ACC2588">
              <wp:extent cx="5400040" cy="1705610"/>
              <wp:effectExtent l="0" t="0" r="0" b="8890"/>
              <wp:docPr id="475688357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5688357" name="Imagen 1" descr="Texto&#10;&#10;El contenido generado por IA puede ser incorrecto.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7056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7CDCDB4" w14:textId="77777777" w:rsidR="0036447B" w:rsidRDefault="0036447B" w:rsidP="00475F54">
      <w:pPr>
        <w:rPr>
          <w:ins w:id="315" w:author="Cristóbal Suárez Abad" w:date="2025-10-18T12:52:00Z" w16du:dateUtc="2025-10-18T10:52:00Z"/>
          <w:lang w:val="en-US"/>
        </w:rPr>
      </w:pPr>
    </w:p>
    <w:p w14:paraId="77F8AA0D" w14:textId="77777777" w:rsidR="0036447B" w:rsidRDefault="0036447B" w:rsidP="00475F54">
      <w:pPr>
        <w:rPr>
          <w:ins w:id="316" w:author="Cristóbal Suárez Abad" w:date="2025-10-18T12:52:00Z" w16du:dateUtc="2025-10-18T10:52:00Z"/>
          <w:lang w:val="en-US"/>
        </w:rPr>
      </w:pPr>
    </w:p>
    <w:p w14:paraId="7394692C" w14:textId="77777777" w:rsidR="0036447B" w:rsidRDefault="0036447B" w:rsidP="00475F54">
      <w:pPr>
        <w:rPr>
          <w:ins w:id="317" w:author="Cristóbal Suárez Abad" w:date="2025-10-18T12:51:00Z" w16du:dateUtc="2025-10-18T10:51:00Z"/>
          <w:lang w:val="en-US"/>
        </w:rPr>
      </w:pPr>
    </w:p>
    <w:p w14:paraId="10DD8786" w14:textId="59B9173E" w:rsidR="002D5D72" w:rsidRDefault="0036447B" w:rsidP="00475F54">
      <w:pPr>
        <w:rPr>
          <w:ins w:id="318" w:author="Cristóbal Suárez Abad" w:date="2025-10-18T12:53:00Z" w16du:dateUtc="2025-10-18T10:53:00Z"/>
        </w:rPr>
      </w:pPr>
      <w:ins w:id="319" w:author="Cristóbal Suárez Abad" w:date="2025-10-18T12:52:00Z" w16du:dateUtc="2025-10-18T10:52:00Z">
        <w:r w:rsidRPr="0036447B">
          <w:rPr>
            <w:rPrChange w:id="320" w:author="Cristóbal Suárez Abad" w:date="2025-10-18T12:53:00Z" w16du:dateUtc="2025-10-18T10:53:00Z">
              <w:rPr>
                <w:lang w:val="en-US"/>
              </w:rPr>
            </w:rPrChange>
          </w:rPr>
          <w:t>Si p</w:t>
        </w:r>
      </w:ins>
      <w:ins w:id="321" w:author="Cristóbal Suárez Abad" w:date="2025-10-18T12:53:00Z" w16du:dateUtc="2025-10-18T10:53:00Z">
        <w:r w:rsidRPr="0036447B">
          <w:rPr>
            <w:rPrChange w:id="322" w:author="Cristóbal Suárez Abad" w:date="2025-10-18T12:53:00Z" w16du:dateUtc="2025-10-18T10:53:00Z">
              <w:rPr>
                <w:lang w:val="en-US"/>
              </w:rPr>
            </w:rPrChange>
          </w:rPr>
          <w:t>robamos la conexión de n</w:t>
        </w:r>
        <w:r>
          <w:t>uevo, seguiremos conectándonos.</w:t>
        </w:r>
      </w:ins>
      <w:del w:id="323" w:author="Cristóbal Suárez Abad" w:date="2025-10-18T12:38:00Z" w16du:dateUtc="2025-10-18T10:38:00Z">
        <w:r w:rsidR="002D5D72" w:rsidRPr="0036447B" w:rsidDel="004E05FB">
          <w:rPr>
            <w:rPrChange w:id="324" w:author="Cristóbal Suárez Abad" w:date="2025-10-18T12:53:00Z" w16du:dateUtc="2025-10-18T10:53:00Z">
              <w:rPr>
                <w:lang w:val="en-US"/>
              </w:rPr>
            </w:rPrChange>
          </w:rPr>
          <w:delText>¿Y LA FORMA PRÁCTICA?</w:delText>
        </w:r>
      </w:del>
    </w:p>
    <w:p w14:paraId="3FDA6137" w14:textId="77799670" w:rsidR="0036447B" w:rsidRDefault="0036447B" w:rsidP="00475F54">
      <w:pPr>
        <w:rPr>
          <w:ins w:id="325" w:author="Cristóbal Suárez Abad" w:date="2025-10-18T12:53:00Z" w16du:dateUtc="2025-10-18T10:53:00Z"/>
        </w:rPr>
      </w:pPr>
      <w:ins w:id="326" w:author="Cristóbal Suárez Abad" w:date="2025-10-18T12:53:00Z" w16du:dateUtc="2025-10-18T10:53:00Z">
        <w:r w:rsidRPr="0036447B">
          <w:rPr>
            <w:noProof/>
          </w:rPr>
          <w:drawing>
            <wp:inline distT="0" distB="0" distL="0" distR="0" wp14:anchorId="0E8D391B" wp14:editId="075AFFD1">
              <wp:extent cx="5400040" cy="3865880"/>
              <wp:effectExtent l="0" t="0" r="0" b="1270"/>
              <wp:docPr id="1776112053" name="Imagen 1" descr="Interfaz de usuario gráfica, Texto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6112053" name="Imagen 1" descr="Interfaz de usuario gráfica, Texto, Aplicación&#10;&#10;El contenido generado por IA puede ser incorrecto.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3865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2817DB" w14:textId="1D8DD0AA" w:rsidR="00EF4B6D" w:rsidRDefault="00EF4B6D" w:rsidP="00475F54">
      <w:pPr>
        <w:rPr>
          <w:ins w:id="327" w:author="Cristóbal Suárez Abad" w:date="2025-10-18T12:54:00Z" w16du:dateUtc="2025-10-18T10:54:00Z"/>
        </w:rPr>
      </w:pPr>
      <w:ins w:id="328" w:author="Cristóbal Suárez Abad" w:date="2025-10-18T12:53:00Z" w16du:dateUtc="2025-10-18T10:53:00Z">
        <w:r>
          <w:t>Hacemos ahora un “</w:t>
        </w:r>
        <w:proofErr w:type="spellStart"/>
        <w:r w:rsidRPr="004F679E">
          <w:rPr>
            <w:b/>
            <w:bCs/>
            <w:rPrChange w:id="329" w:author="Cristóbal Suárez Abad" w:date="2025-10-18T13:41:00Z" w16du:dateUtc="2025-10-18T11:41:00Z">
              <w:rPr/>
            </w:rPrChange>
          </w:rPr>
          <w:t>res</w:t>
        </w:r>
      </w:ins>
      <w:ins w:id="330" w:author="Cristóbal Suárez Abad" w:date="2025-10-18T12:54:00Z" w16du:dateUtc="2025-10-18T10:54:00Z">
        <w:r w:rsidRPr="004F679E">
          <w:rPr>
            <w:b/>
            <w:bCs/>
            <w:rPrChange w:id="331" w:author="Cristóbal Suárez Abad" w:date="2025-10-18T13:41:00Z" w16du:dateUtc="2025-10-18T11:41:00Z">
              <w:rPr/>
            </w:rPrChange>
          </w:rPr>
          <w:t>tart</w:t>
        </w:r>
        <w:proofErr w:type="spellEnd"/>
        <w:r>
          <w:t>”.</w:t>
        </w:r>
      </w:ins>
    </w:p>
    <w:p w14:paraId="02458524" w14:textId="6FFD8319" w:rsidR="00EF4B6D" w:rsidRDefault="00EF4B6D" w:rsidP="00475F54">
      <w:pPr>
        <w:rPr>
          <w:ins w:id="332" w:author="Cristóbal Suárez Abad" w:date="2025-10-18T12:54:00Z" w16du:dateUtc="2025-10-18T10:54:00Z"/>
        </w:rPr>
      </w:pPr>
      <w:ins w:id="333" w:author="Cristóbal Suárez Abad" w:date="2025-10-18T12:54:00Z" w16du:dateUtc="2025-10-18T10:54:00Z">
        <w:r w:rsidRPr="00EF4B6D">
          <w:rPr>
            <w:noProof/>
          </w:rPr>
          <w:drawing>
            <wp:inline distT="0" distB="0" distL="0" distR="0" wp14:anchorId="6B9B4E6A" wp14:editId="41C75CA4">
              <wp:extent cx="5400040" cy="1637665"/>
              <wp:effectExtent l="0" t="0" r="0" b="635"/>
              <wp:docPr id="331176930" name="Imagen 1" descr="Interfaz de usuario gráfica, 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31176930" name="Imagen 1" descr="Interfaz de usuario gráfica, Texto&#10;&#10;El contenido generado por IA puede ser incorrecto.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6376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BA99C3F" w14:textId="77777777" w:rsidR="00AD4FA2" w:rsidRDefault="00AD4FA2" w:rsidP="00475F54">
      <w:pPr>
        <w:rPr>
          <w:ins w:id="334" w:author="Cristóbal Suárez Abad" w:date="2025-10-18T12:54:00Z" w16du:dateUtc="2025-10-18T10:54:00Z"/>
        </w:rPr>
      </w:pPr>
    </w:p>
    <w:p w14:paraId="14D6696C" w14:textId="77777777" w:rsidR="00AD4FA2" w:rsidRDefault="00AD4FA2" w:rsidP="00475F54">
      <w:pPr>
        <w:rPr>
          <w:ins w:id="335" w:author="Cristóbal Suárez Abad" w:date="2025-10-18T12:54:00Z" w16du:dateUtc="2025-10-18T10:54:00Z"/>
        </w:rPr>
      </w:pPr>
    </w:p>
    <w:p w14:paraId="57370A41" w14:textId="77777777" w:rsidR="00AD4FA2" w:rsidRDefault="00AD4FA2" w:rsidP="00475F54">
      <w:pPr>
        <w:rPr>
          <w:ins w:id="336" w:author="Cristóbal Suárez Abad" w:date="2025-10-18T12:54:00Z" w16du:dateUtc="2025-10-18T10:54:00Z"/>
        </w:rPr>
      </w:pPr>
    </w:p>
    <w:p w14:paraId="313CD7C1" w14:textId="77777777" w:rsidR="00AD4FA2" w:rsidRDefault="00AD4FA2" w:rsidP="00475F54">
      <w:pPr>
        <w:rPr>
          <w:ins w:id="337" w:author="Cristóbal Suárez Abad" w:date="2025-10-18T12:54:00Z" w16du:dateUtc="2025-10-18T10:54:00Z"/>
        </w:rPr>
      </w:pPr>
    </w:p>
    <w:p w14:paraId="1EEDCB79" w14:textId="77777777" w:rsidR="00AD4FA2" w:rsidRDefault="00AD4FA2" w:rsidP="00475F54">
      <w:pPr>
        <w:rPr>
          <w:ins w:id="338" w:author="Cristóbal Suárez Abad" w:date="2025-10-18T12:54:00Z" w16du:dateUtc="2025-10-18T10:54:00Z"/>
        </w:rPr>
      </w:pPr>
    </w:p>
    <w:p w14:paraId="2F6A86E7" w14:textId="77777777" w:rsidR="00AD4FA2" w:rsidRDefault="00AD4FA2" w:rsidP="00475F54">
      <w:pPr>
        <w:rPr>
          <w:ins w:id="339" w:author="Cristóbal Suárez Abad" w:date="2025-10-18T12:54:00Z" w16du:dateUtc="2025-10-18T10:54:00Z"/>
        </w:rPr>
      </w:pPr>
    </w:p>
    <w:p w14:paraId="1D68D7E3" w14:textId="77777777" w:rsidR="00AD4FA2" w:rsidRDefault="00AD4FA2" w:rsidP="00475F54">
      <w:pPr>
        <w:rPr>
          <w:ins w:id="340" w:author="Cristóbal Suárez Abad" w:date="2025-10-18T12:54:00Z" w16du:dateUtc="2025-10-18T10:54:00Z"/>
        </w:rPr>
      </w:pPr>
    </w:p>
    <w:p w14:paraId="52668925" w14:textId="23D7807C" w:rsidR="00EF4B6D" w:rsidRDefault="00EF4B6D" w:rsidP="00475F54">
      <w:pPr>
        <w:rPr>
          <w:ins w:id="341" w:author="Cristóbal Suárez Abad" w:date="2025-10-18T12:54:00Z" w16du:dateUtc="2025-10-18T10:54:00Z"/>
        </w:rPr>
      </w:pPr>
      <w:ins w:id="342" w:author="Cristóbal Suárez Abad" w:date="2025-10-18T12:54:00Z" w16du:dateUtc="2025-10-18T10:54:00Z">
        <w:r>
          <w:lastRenderedPageBreak/>
          <w:t>Ya no podemos conectarnos.</w:t>
        </w:r>
      </w:ins>
    </w:p>
    <w:p w14:paraId="5D9B68A6" w14:textId="0504F820" w:rsidR="00EF4B6D" w:rsidRDefault="00EF4B6D" w:rsidP="00475F54">
      <w:pPr>
        <w:rPr>
          <w:ins w:id="343" w:author="Cristóbal Suárez Abad" w:date="2025-10-18T13:00:00Z" w16du:dateUtc="2025-10-18T11:00:00Z"/>
        </w:rPr>
      </w:pPr>
      <w:ins w:id="344" w:author="Cristóbal Suárez Abad" w:date="2025-10-18T12:54:00Z" w16du:dateUtc="2025-10-18T10:54:00Z">
        <w:r w:rsidRPr="00EF4B6D">
          <w:rPr>
            <w:noProof/>
          </w:rPr>
          <w:drawing>
            <wp:inline distT="0" distB="0" distL="0" distR="0" wp14:anchorId="2AAF9F1F" wp14:editId="4A4CD584">
              <wp:extent cx="5400040" cy="3968750"/>
              <wp:effectExtent l="0" t="0" r="0" b="0"/>
              <wp:docPr id="1042393155" name="Imagen 1" descr="Interfaz de usuario gráfica, Texto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42393155" name="Imagen 1" descr="Interfaz de usuario gráfica, Texto, Aplicación&#10;&#10;El contenido generado por IA puede ser incorrecto.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396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5B5FEA1" w14:textId="2BFCD054" w:rsidR="00E244A7" w:rsidRDefault="00E244A7" w:rsidP="00475F54">
      <w:pPr>
        <w:rPr>
          <w:ins w:id="345" w:author="Cristóbal Suárez Abad" w:date="2025-10-18T13:02:00Z" w16du:dateUtc="2025-10-18T11:02:00Z"/>
        </w:rPr>
      </w:pPr>
      <w:ins w:id="346" w:author="Cristóbal Suárez Abad" w:date="2025-10-18T13:00:00Z" w16du:dateUtc="2025-10-18T11:00:00Z">
        <w:r>
          <w:t>Ahora vamos a comprobar un parámetro que se puede cambiar y poner en efect</w:t>
        </w:r>
      </w:ins>
      <w:ins w:id="347" w:author="Cristóbal Suárez Abad" w:date="2025-10-18T13:01:00Z" w16du:dateUtc="2025-10-18T11:01:00Z">
        <w:r>
          <w:t>o con “</w:t>
        </w:r>
        <w:proofErr w:type="spellStart"/>
        <w:r w:rsidRPr="004F679E">
          <w:rPr>
            <w:b/>
            <w:bCs/>
            <w:rPrChange w:id="348" w:author="Cristóbal Suárez Abad" w:date="2025-10-18T13:41:00Z" w16du:dateUtc="2025-10-18T11:41:00Z">
              <w:rPr/>
            </w:rPrChange>
          </w:rPr>
          <w:t>reload</w:t>
        </w:r>
        <w:proofErr w:type="spellEnd"/>
        <w:r>
          <w:t>”. Para ello vamos a usar el archivo “</w:t>
        </w:r>
        <w:proofErr w:type="spellStart"/>
        <w:r w:rsidRPr="004F679E">
          <w:rPr>
            <w:b/>
            <w:bCs/>
            <w:rPrChange w:id="349" w:author="Cristóbal Suárez Abad" w:date="2025-10-18T13:41:00Z" w16du:dateUtc="2025-10-18T11:41:00Z">
              <w:rPr/>
            </w:rPrChange>
          </w:rPr>
          <w:t>pg_hba.con</w:t>
        </w:r>
      </w:ins>
      <w:ins w:id="350" w:author="Cristóbal Suárez Abad" w:date="2025-10-18T13:41:00Z" w16du:dateUtc="2025-10-18T11:41:00Z">
        <w:r w:rsidR="004F679E" w:rsidRPr="004F679E">
          <w:rPr>
            <w:b/>
            <w:bCs/>
            <w:rPrChange w:id="351" w:author="Cristóbal Suárez Abad" w:date="2025-10-18T13:41:00Z" w16du:dateUtc="2025-10-18T11:41:00Z">
              <w:rPr/>
            </w:rPrChange>
          </w:rPr>
          <w:t>f</w:t>
        </w:r>
      </w:ins>
      <w:proofErr w:type="spellEnd"/>
      <w:ins w:id="352" w:author="Cristóbal Suárez Abad" w:date="2025-10-18T13:01:00Z" w16du:dateUtc="2025-10-18T11:01:00Z">
        <w:r>
          <w:t>”, que se encuentra en el mismo directorio que en el anterior. Y vamos a “</w:t>
        </w:r>
        <w:r w:rsidRPr="004F679E">
          <w:rPr>
            <w:b/>
            <w:bCs/>
            <w:rPrChange w:id="353" w:author="Cristóbal Suárez Abad" w:date="2025-10-18T13:41:00Z" w16du:dateUtc="2025-10-18T11:41:00Z">
              <w:rPr/>
            </w:rPrChange>
          </w:rPr>
          <w:t>comentar</w:t>
        </w:r>
        <w:r>
          <w:t>” las líneas que nos dan permiso a la base de datos “</w:t>
        </w:r>
        <w:r w:rsidRPr="004F679E">
          <w:rPr>
            <w:b/>
            <w:bCs/>
            <w:rPrChange w:id="354" w:author="Cristóbal Suárez Abad" w:date="2025-10-18T13:41:00Z" w16du:dateUtc="2025-10-18T11:41:00Z">
              <w:rPr/>
            </w:rPrChange>
          </w:rPr>
          <w:t>prueba01</w:t>
        </w:r>
        <w:r>
          <w:t>”, bloqueando así su acceso a cualquier</w:t>
        </w:r>
      </w:ins>
      <w:ins w:id="355" w:author="Cristóbal Suárez Abad" w:date="2025-10-18T13:02:00Z" w16du:dateUtc="2025-10-18T11:02:00Z">
        <w:r>
          <w:t>a que quiera conectarse.</w:t>
        </w:r>
      </w:ins>
    </w:p>
    <w:p w14:paraId="5CF4E8D2" w14:textId="7543B870" w:rsidR="00E244A7" w:rsidRDefault="00E244A7" w:rsidP="00475F54">
      <w:pPr>
        <w:rPr>
          <w:ins w:id="356" w:author="Cristóbal Suárez Abad" w:date="2025-10-18T13:03:00Z" w16du:dateUtc="2025-10-18T11:03:00Z"/>
        </w:rPr>
      </w:pPr>
      <w:ins w:id="357" w:author="Cristóbal Suárez Abad" w:date="2025-10-18T13:02:00Z" w16du:dateUtc="2025-10-18T11:02:00Z">
        <w:r w:rsidRPr="00E244A7">
          <w:rPr>
            <w:noProof/>
          </w:rPr>
          <w:drawing>
            <wp:inline distT="0" distB="0" distL="0" distR="0" wp14:anchorId="420788D7" wp14:editId="14FD1507">
              <wp:extent cx="5400040" cy="1392555"/>
              <wp:effectExtent l="0" t="0" r="0" b="0"/>
              <wp:docPr id="856043340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6043340" name="Imagen 1" descr="Texto&#10;&#10;El contenido generado por IA puede ser incorrecto.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392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9B45E77" w14:textId="2D31ECF7" w:rsidR="00E244A7" w:rsidRDefault="00E244A7" w:rsidP="00475F54">
      <w:pPr>
        <w:rPr>
          <w:ins w:id="358" w:author="Cristóbal Suárez Abad" w:date="2025-10-18T13:03:00Z" w16du:dateUtc="2025-10-18T11:03:00Z"/>
        </w:rPr>
      </w:pPr>
    </w:p>
    <w:p w14:paraId="636EFEE9" w14:textId="77777777" w:rsidR="00E244A7" w:rsidRDefault="00E244A7" w:rsidP="00475F54">
      <w:pPr>
        <w:rPr>
          <w:ins w:id="359" w:author="Cristóbal Suárez Abad" w:date="2025-10-18T13:03:00Z" w16du:dateUtc="2025-10-18T11:03:00Z"/>
        </w:rPr>
      </w:pPr>
    </w:p>
    <w:p w14:paraId="78671322" w14:textId="77777777" w:rsidR="00E244A7" w:rsidRDefault="00E244A7" w:rsidP="00475F54">
      <w:pPr>
        <w:rPr>
          <w:ins w:id="360" w:author="Cristóbal Suárez Abad" w:date="2025-10-18T13:03:00Z" w16du:dateUtc="2025-10-18T11:03:00Z"/>
        </w:rPr>
      </w:pPr>
    </w:p>
    <w:p w14:paraId="1FD49CD1" w14:textId="77777777" w:rsidR="00E244A7" w:rsidRDefault="00E244A7" w:rsidP="00475F54">
      <w:pPr>
        <w:rPr>
          <w:ins w:id="361" w:author="Cristóbal Suárez Abad" w:date="2025-10-18T13:03:00Z" w16du:dateUtc="2025-10-18T11:03:00Z"/>
        </w:rPr>
      </w:pPr>
    </w:p>
    <w:p w14:paraId="6A5F8E77" w14:textId="77777777" w:rsidR="00E244A7" w:rsidRDefault="00E244A7" w:rsidP="00475F54">
      <w:pPr>
        <w:rPr>
          <w:ins w:id="362" w:author="Cristóbal Suárez Abad" w:date="2025-10-18T13:03:00Z" w16du:dateUtc="2025-10-18T11:03:00Z"/>
        </w:rPr>
      </w:pPr>
    </w:p>
    <w:p w14:paraId="5A2EDDA4" w14:textId="77777777" w:rsidR="00E244A7" w:rsidRDefault="00E244A7" w:rsidP="00475F54">
      <w:pPr>
        <w:rPr>
          <w:ins w:id="363" w:author="Cristóbal Suárez Abad" w:date="2025-10-18T13:03:00Z" w16du:dateUtc="2025-10-18T11:03:00Z"/>
        </w:rPr>
      </w:pPr>
    </w:p>
    <w:p w14:paraId="5EA08CCD" w14:textId="0A3F1288" w:rsidR="00E244A7" w:rsidRDefault="00E244A7" w:rsidP="00475F54">
      <w:pPr>
        <w:rPr>
          <w:ins w:id="364" w:author="Cristóbal Suárez Abad" w:date="2025-10-18T13:02:00Z" w16du:dateUtc="2025-10-18T11:02:00Z"/>
        </w:rPr>
      </w:pPr>
      <w:ins w:id="365" w:author="Cristóbal Suárez Abad" w:date="2025-10-18T13:03:00Z" w16du:dateUtc="2025-10-18T11:03:00Z">
        <w:r>
          <w:lastRenderedPageBreak/>
          <w:t>Hacemos un “</w:t>
        </w:r>
        <w:proofErr w:type="spellStart"/>
        <w:r w:rsidRPr="004F679E">
          <w:rPr>
            <w:b/>
            <w:bCs/>
            <w:rPrChange w:id="366" w:author="Cristóbal Suárez Abad" w:date="2025-10-18T13:41:00Z" w16du:dateUtc="2025-10-18T11:41:00Z">
              <w:rPr/>
            </w:rPrChange>
          </w:rPr>
          <w:t>reload</w:t>
        </w:r>
        <w:proofErr w:type="spellEnd"/>
        <w:r>
          <w:t>”.</w:t>
        </w:r>
      </w:ins>
    </w:p>
    <w:p w14:paraId="78162ABC" w14:textId="6550BC52" w:rsidR="00E244A7" w:rsidRDefault="00E244A7" w:rsidP="00475F54">
      <w:pPr>
        <w:rPr>
          <w:ins w:id="367" w:author="Cristóbal Suárez Abad" w:date="2025-10-18T13:03:00Z" w16du:dateUtc="2025-10-18T11:03:00Z"/>
        </w:rPr>
      </w:pPr>
      <w:ins w:id="368" w:author="Cristóbal Suárez Abad" w:date="2025-10-18T13:03:00Z" w16du:dateUtc="2025-10-18T11:03:00Z">
        <w:r w:rsidRPr="00E244A7">
          <w:rPr>
            <w:noProof/>
          </w:rPr>
          <w:drawing>
            <wp:inline distT="0" distB="0" distL="0" distR="0" wp14:anchorId="65556FB3" wp14:editId="07859E9E">
              <wp:extent cx="5400040" cy="1911985"/>
              <wp:effectExtent l="0" t="0" r="0" b="0"/>
              <wp:docPr id="1604856296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04856296" name="Imagen 1" descr="Texto&#10;&#10;El contenido generado por IA puede ser incorrecto.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911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6A3616C" w14:textId="33587CF6" w:rsidR="00724CA2" w:rsidRDefault="00724CA2" w:rsidP="00475F54">
      <w:pPr>
        <w:rPr>
          <w:ins w:id="369" w:author="Cristóbal Suárez Abad" w:date="2025-10-18T13:03:00Z" w16du:dateUtc="2025-10-18T11:03:00Z"/>
        </w:rPr>
      </w:pPr>
      <w:ins w:id="370" w:author="Cristóbal Suárez Abad" w:date="2025-10-18T13:03:00Z" w16du:dateUtc="2025-10-18T11:03:00Z">
        <w:r>
          <w:t>Y ahora comprobamos que no tenemos acceso.</w:t>
        </w:r>
      </w:ins>
    </w:p>
    <w:p w14:paraId="50303711" w14:textId="27B435AF" w:rsidR="00724CA2" w:rsidRDefault="00724CA2" w:rsidP="00475F54">
      <w:pPr>
        <w:rPr>
          <w:ins w:id="371" w:author="Cristóbal Suárez Abad" w:date="2025-10-18T13:04:00Z" w16du:dateUtc="2025-10-18T11:04:00Z"/>
        </w:rPr>
      </w:pPr>
      <w:ins w:id="372" w:author="Cristóbal Suárez Abad" w:date="2025-10-18T13:03:00Z" w16du:dateUtc="2025-10-18T11:03:00Z">
        <w:r w:rsidRPr="00724CA2">
          <w:rPr>
            <w:noProof/>
          </w:rPr>
          <w:drawing>
            <wp:inline distT="0" distB="0" distL="0" distR="0" wp14:anchorId="477C39AA" wp14:editId="76150A62">
              <wp:extent cx="5400040" cy="4705985"/>
              <wp:effectExtent l="0" t="0" r="0" b="0"/>
              <wp:docPr id="1560413431" name="Imagen 1" descr="Interfaz de usuario gráfica, Texto, Aplicación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60413431" name="Imagen 1" descr="Interfaz de usuario gráfica, Texto, Aplicación&#10;&#10;El contenido generado por IA puede ser incorrecto.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4705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C2D60FD" w14:textId="77777777" w:rsidR="001A51E8" w:rsidRDefault="001A51E8" w:rsidP="00475F54">
      <w:pPr>
        <w:rPr>
          <w:ins w:id="373" w:author="Cristóbal Suárez Abad" w:date="2025-10-18T13:04:00Z" w16du:dateUtc="2025-10-18T11:04:00Z"/>
        </w:rPr>
      </w:pPr>
    </w:p>
    <w:p w14:paraId="68A1CE2C" w14:textId="77777777" w:rsidR="001A51E8" w:rsidRDefault="001A51E8" w:rsidP="00475F54">
      <w:pPr>
        <w:rPr>
          <w:ins w:id="374" w:author="Cristóbal Suárez Abad" w:date="2025-10-18T13:04:00Z" w16du:dateUtc="2025-10-18T11:04:00Z"/>
        </w:rPr>
      </w:pPr>
    </w:p>
    <w:p w14:paraId="4473305D" w14:textId="77777777" w:rsidR="00CE66CB" w:rsidRDefault="00CE66CB" w:rsidP="00475F54">
      <w:pPr>
        <w:rPr>
          <w:ins w:id="375" w:author="Cristóbal Suárez Abad" w:date="2025-10-18T13:04:00Z" w16du:dateUtc="2025-10-18T11:04:00Z"/>
        </w:rPr>
        <w:sectPr w:rsidR="00CE66C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92C95C1" w14:textId="5342FC63" w:rsidR="001A51E8" w:rsidRPr="00C732F9" w:rsidRDefault="00773B95">
      <w:pPr>
        <w:pStyle w:val="Ttulo1"/>
        <w:numPr>
          <w:ilvl w:val="1"/>
          <w:numId w:val="1"/>
        </w:numPr>
        <w:rPr>
          <w:ins w:id="376" w:author="Cristóbal Suárez Abad" w:date="2025-10-18T13:05:00Z" w16du:dateUtc="2025-10-18T11:05:00Z"/>
          <w:b/>
          <w:bCs/>
          <w:sz w:val="32"/>
          <w:szCs w:val="32"/>
          <w:u w:val="single"/>
          <w:rPrChange w:id="377" w:author="Cristóbal Suárez Abad" w:date="2025-10-18T13:32:00Z" w16du:dateUtc="2025-10-18T11:32:00Z">
            <w:rPr>
              <w:ins w:id="378" w:author="Cristóbal Suárez Abad" w:date="2025-10-18T13:05:00Z" w16du:dateUtc="2025-10-18T11:05:00Z"/>
            </w:rPr>
          </w:rPrChange>
        </w:rPr>
        <w:pPrChange w:id="379" w:author="Cristóbal Suárez Abad" w:date="2025-10-18T13:36:00Z" w16du:dateUtc="2025-10-18T11:36:00Z">
          <w:pPr>
            <w:pStyle w:val="Prrafodelista"/>
            <w:numPr>
              <w:numId w:val="3"/>
            </w:numPr>
            <w:tabs>
              <w:tab w:val="num" w:pos="720"/>
            </w:tabs>
            <w:ind w:hanging="360"/>
          </w:pPr>
        </w:pPrChange>
      </w:pPr>
      <w:bookmarkStart w:id="380" w:name="_Toc211687011"/>
      <w:ins w:id="381" w:author="Cristóbal Suárez Abad" w:date="2025-10-18T13:04:00Z">
        <w:r w:rsidRPr="00C732F9">
          <w:rPr>
            <w:b/>
            <w:bCs/>
            <w:sz w:val="32"/>
            <w:szCs w:val="32"/>
            <w:u w:val="single"/>
            <w:rPrChange w:id="382" w:author="Cristóbal Suárez Abad" w:date="2025-10-18T13:32:00Z" w16du:dateUtc="2025-10-18T11:32:00Z">
              <w:rPr/>
            </w:rPrChange>
          </w:rPr>
          <w:lastRenderedPageBreak/>
          <w:t>Prueba los diferentes modos de parada y observa el comportamiento. Intenta demostrarlo de forma práctica.</w:t>
        </w:r>
      </w:ins>
      <w:bookmarkEnd w:id="380"/>
    </w:p>
    <w:p w14:paraId="4B111E78" w14:textId="58211C73" w:rsidR="00C562E4" w:rsidRDefault="00C562E4" w:rsidP="00C562E4">
      <w:pPr>
        <w:rPr>
          <w:ins w:id="383" w:author="Cristóbal Suárez Abad" w:date="2025-10-18T13:15:00Z" w16du:dateUtc="2025-10-18T11:15:00Z"/>
        </w:rPr>
      </w:pPr>
      <w:ins w:id="384" w:author="Cristóbal Suárez Abad" w:date="2025-10-18T13:07:00Z" w16du:dateUtc="2025-10-18T11:07:00Z">
        <w:r>
          <w:t>Hacemos un “</w:t>
        </w:r>
        <w:proofErr w:type="spellStart"/>
        <w:r w:rsidRPr="00671F04">
          <w:rPr>
            <w:b/>
            <w:bCs/>
            <w:rPrChange w:id="385" w:author="Cristóbal Suárez Abad" w:date="2025-10-18T13:17:00Z" w16du:dateUtc="2025-10-18T11:17:00Z">
              <w:rPr/>
            </w:rPrChange>
          </w:rPr>
          <w:t>pg_ctl</w:t>
        </w:r>
        <w:proofErr w:type="spellEnd"/>
        <w:r w:rsidRPr="00671F04">
          <w:rPr>
            <w:b/>
            <w:bCs/>
            <w:rPrChange w:id="386" w:author="Cristóbal Suárez Abad" w:date="2025-10-18T13:17:00Z" w16du:dateUtc="2025-10-18T11:17:00Z">
              <w:rPr/>
            </w:rPrChange>
          </w:rPr>
          <w:t xml:space="preserve"> stop -m </w:t>
        </w:r>
        <w:proofErr w:type="spellStart"/>
        <w:r w:rsidRPr="00671F04">
          <w:rPr>
            <w:b/>
            <w:bCs/>
            <w:rPrChange w:id="387" w:author="Cristóbal Suárez Abad" w:date="2025-10-18T13:17:00Z" w16du:dateUtc="2025-10-18T11:17:00Z">
              <w:rPr/>
            </w:rPrChange>
          </w:rPr>
          <w:t>smart</w:t>
        </w:r>
        <w:proofErr w:type="spellEnd"/>
        <w:r w:rsidRPr="00671F04">
          <w:rPr>
            <w:b/>
            <w:bCs/>
            <w:rPrChange w:id="388" w:author="Cristóbal Suárez Abad" w:date="2025-10-18T13:17:00Z" w16du:dateUtc="2025-10-18T11:17:00Z">
              <w:rPr/>
            </w:rPrChange>
          </w:rPr>
          <w:t xml:space="preserve"> -D /</w:t>
        </w:r>
        <w:proofErr w:type="spellStart"/>
        <w:r w:rsidRPr="00671F04">
          <w:rPr>
            <w:b/>
            <w:bCs/>
            <w:rPrChange w:id="389" w:author="Cristóbal Suárez Abad" w:date="2025-10-18T13:17:00Z" w16du:dateUtc="2025-10-18T11:17:00Z">
              <w:rPr/>
            </w:rPrChange>
          </w:rPr>
          <w:t>var</w:t>
        </w:r>
        <w:proofErr w:type="spellEnd"/>
        <w:r w:rsidRPr="00671F04">
          <w:rPr>
            <w:b/>
            <w:bCs/>
            <w:rPrChange w:id="390" w:author="Cristóbal Suárez Abad" w:date="2025-10-18T13:17:00Z" w16du:dateUtc="2025-10-18T11:17:00Z">
              <w:rPr/>
            </w:rPrChange>
          </w:rPr>
          <w:t>/</w:t>
        </w:r>
        <w:proofErr w:type="spellStart"/>
        <w:r w:rsidRPr="00671F04">
          <w:rPr>
            <w:b/>
            <w:bCs/>
            <w:rPrChange w:id="391" w:author="Cristóbal Suárez Abad" w:date="2025-10-18T13:17:00Z" w16du:dateUtc="2025-10-18T11:17:00Z">
              <w:rPr/>
            </w:rPrChange>
          </w:rPr>
          <w:t>lib</w:t>
        </w:r>
        <w:proofErr w:type="spellEnd"/>
        <w:r w:rsidRPr="00671F04">
          <w:rPr>
            <w:b/>
            <w:bCs/>
            <w:rPrChange w:id="392" w:author="Cristóbal Suárez Abad" w:date="2025-10-18T13:17:00Z" w16du:dateUtc="2025-10-18T11:17:00Z">
              <w:rPr/>
            </w:rPrChange>
          </w:rPr>
          <w:t>/</w:t>
        </w:r>
        <w:proofErr w:type="spellStart"/>
        <w:r w:rsidRPr="00671F04">
          <w:rPr>
            <w:b/>
            <w:bCs/>
            <w:rPrChange w:id="393" w:author="Cristóbal Suárez Abad" w:date="2025-10-18T13:17:00Z" w16du:dateUtc="2025-10-18T11:17:00Z">
              <w:rPr/>
            </w:rPrChange>
          </w:rPr>
          <w:t>postgresql</w:t>
        </w:r>
        <w:proofErr w:type="spellEnd"/>
        <w:r w:rsidRPr="00671F04">
          <w:rPr>
            <w:b/>
            <w:bCs/>
            <w:rPrChange w:id="394" w:author="Cristóbal Suárez Abad" w:date="2025-10-18T13:17:00Z" w16du:dateUtc="2025-10-18T11:17:00Z">
              <w:rPr/>
            </w:rPrChange>
          </w:rPr>
          <w:t>/14/</w:t>
        </w:r>
        <w:proofErr w:type="spellStart"/>
        <w:r w:rsidRPr="00671F04">
          <w:rPr>
            <w:b/>
            <w:bCs/>
            <w:rPrChange w:id="395" w:author="Cristóbal Suárez Abad" w:date="2025-10-18T13:17:00Z" w16du:dateUtc="2025-10-18T11:17:00Z">
              <w:rPr/>
            </w:rPrChange>
          </w:rPr>
          <w:t>main</w:t>
        </w:r>
        <w:proofErr w:type="spellEnd"/>
        <w:r w:rsidRPr="00671F04">
          <w:rPr>
            <w:b/>
            <w:bCs/>
            <w:rPrChange w:id="396" w:author="Cristóbal Suárez Abad" w:date="2025-10-18T13:17:00Z" w16du:dateUtc="2025-10-18T11:17:00Z">
              <w:rPr/>
            </w:rPrChange>
          </w:rPr>
          <w:t>/”</w:t>
        </w:r>
        <w:r>
          <w:t xml:space="preserve"> cuando hay un usuario conectado</w:t>
        </w:r>
      </w:ins>
      <w:ins w:id="397" w:author="Cristóbal Suárez Abad" w:date="2025-10-18T13:15:00Z" w16du:dateUtc="2025-10-18T11:15:00Z">
        <w:r w:rsidR="000A21EA">
          <w:t>.</w:t>
        </w:r>
      </w:ins>
    </w:p>
    <w:p w14:paraId="57A0E177" w14:textId="14382592" w:rsidR="000A21EA" w:rsidRDefault="000A21EA" w:rsidP="00C562E4">
      <w:pPr>
        <w:rPr>
          <w:ins w:id="398" w:author="Cristóbal Suárez Abad" w:date="2025-10-18T13:16:00Z" w16du:dateUtc="2025-10-18T11:16:00Z"/>
        </w:rPr>
      </w:pPr>
      <w:ins w:id="399" w:author="Cristóbal Suárez Abad" w:date="2025-10-18T13:15:00Z" w16du:dateUtc="2025-10-18T11:15:00Z">
        <w:r w:rsidRPr="000A21EA">
          <w:rPr>
            <w:noProof/>
          </w:rPr>
          <w:drawing>
            <wp:inline distT="0" distB="0" distL="0" distR="0" wp14:anchorId="49061E9E" wp14:editId="7898BF16">
              <wp:extent cx="5400040" cy="1042670"/>
              <wp:effectExtent l="0" t="0" r="0" b="5080"/>
              <wp:docPr id="657161463" name="Imagen 1" descr="Captura de pantalla de un celular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7161463" name="Imagen 1" descr="Captura de pantalla de un celular&#10;&#10;El contenido generado por IA puede ser incorrecto.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042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505E49E" w14:textId="57B1EA61" w:rsidR="006D13AC" w:rsidRDefault="006D13AC" w:rsidP="00C562E4">
      <w:pPr>
        <w:rPr>
          <w:ins w:id="400" w:author="Cristóbal Suárez Abad" w:date="2025-10-18T13:17:00Z" w16du:dateUtc="2025-10-18T11:17:00Z"/>
        </w:rPr>
      </w:pPr>
      <w:ins w:id="401" w:author="Cristóbal Suárez Abad" w:date="2025-10-18T13:16:00Z" w16du:dateUtc="2025-10-18T11:16:00Z">
        <w:r>
          <w:t>Como el usuario está conect</w:t>
        </w:r>
      </w:ins>
      <w:ins w:id="402" w:author="Cristóbal Suárez Abad" w:date="2025-10-18T13:17:00Z" w16du:dateUtc="2025-10-18T11:17:00Z">
        <w:r>
          <w:t>ado, el proceso espera. Pasado un tiempo, si el usuario sigue conectado, se interrumpe el proceso.</w:t>
        </w:r>
      </w:ins>
    </w:p>
    <w:p w14:paraId="6B55231B" w14:textId="2197B10A" w:rsidR="006D13AC" w:rsidRDefault="006D13AC" w:rsidP="00C562E4">
      <w:pPr>
        <w:rPr>
          <w:ins w:id="403" w:author="Cristóbal Suárez Abad" w:date="2025-10-18T13:17:00Z" w16du:dateUtc="2025-10-18T11:17:00Z"/>
        </w:rPr>
      </w:pPr>
      <w:ins w:id="404" w:author="Cristóbal Suárez Abad" w:date="2025-10-18T13:17:00Z" w16du:dateUtc="2025-10-18T11:17:00Z">
        <w:r w:rsidRPr="006D13AC">
          <w:rPr>
            <w:noProof/>
          </w:rPr>
          <w:drawing>
            <wp:inline distT="0" distB="0" distL="0" distR="0" wp14:anchorId="536F844E" wp14:editId="30427C03">
              <wp:extent cx="5400040" cy="920115"/>
              <wp:effectExtent l="0" t="0" r="0" b="0"/>
              <wp:docPr id="2114391392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14391392" name="Imagen 1" descr="Texto&#10;&#10;El contenido generado por IA puede ser incorrecto.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920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C2A150D" w14:textId="62D87FA1" w:rsidR="00671F04" w:rsidRDefault="00671F04" w:rsidP="00C562E4">
      <w:pPr>
        <w:rPr>
          <w:ins w:id="405" w:author="Cristóbal Suárez Abad" w:date="2025-10-18T13:18:00Z" w16du:dateUtc="2025-10-18T11:18:00Z"/>
        </w:rPr>
      </w:pPr>
      <w:ins w:id="406" w:author="Cristóbal Suárez Abad" w:date="2025-10-18T13:17:00Z" w16du:dateUtc="2025-10-18T11:17:00Z">
        <w:r>
          <w:t>Vamos a probar ahora con “</w:t>
        </w:r>
      </w:ins>
      <w:proofErr w:type="spellStart"/>
      <w:ins w:id="407" w:author="Cristóbal Suárez Abad" w:date="2025-10-18T13:18:00Z" w16du:dateUtc="2025-10-18T11:18:00Z">
        <w:r w:rsidRPr="008A235E">
          <w:rPr>
            <w:b/>
            <w:bCs/>
          </w:rPr>
          <w:t>pg_ctl</w:t>
        </w:r>
        <w:proofErr w:type="spellEnd"/>
        <w:r w:rsidRPr="008A235E">
          <w:rPr>
            <w:b/>
            <w:bCs/>
          </w:rPr>
          <w:t xml:space="preserve"> stop -m </w:t>
        </w:r>
        <w:proofErr w:type="spellStart"/>
        <w:r>
          <w:rPr>
            <w:b/>
            <w:bCs/>
          </w:rPr>
          <w:t>fast</w:t>
        </w:r>
        <w:proofErr w:type="spellEnd"/>
        <w:r w:rsidRPr="008A235E">
          <w:rPr>
            <w:b/>
            <w:bCs/>
          </w:rPr>
          <w:t xml:space="preserve"> -D /</w:t>
        </w:r>
        <w:proofErr w:type="spellStart"/>
        <w:r w:rsidRPr="008A235E">
          <w:rPr>
            <w:b/>
            <w:bCs/>
          </w:rPr>
          <w:t>var</w:t>
        </w:r>
        <w:proofErr w:type="spellEnd"/>
        <w:r w:rsidRPr="008A235E">
          <w:rPr>
            <w:b/>
            <w:bCs/>
          </w:rPr>
          <w:t>/</w:t>
        </w:r>
        <w:proofErr w:type="spellStart"/>
        <w:r w:rsidRPr="008A235E">
          <w:rPr>
            <w:b/>
            <w:bCs/>
          </w:rPr>
          <w:t>lib</w:t>
        </w:r>
        <w:proofErr w:type="spellEnd"/>
        <w:r w:rsidRPr="008A235E">
          <w:rPr>
            <w:b/>
            <w:bCs/>
          </w:rPr>
          <w:t>/</w:t>
        </w:r>
        <w:proofErr w:type="spellStart"/>
        <w:r w:rsidRPr="008A235E">
          <w:rPr>
            <w:b/>
            <w:bCs/>
          </w:rPr>
          <w:t>postgresql</w:t>
        </w:r>
        <w:proofErr w:type="spellEnd"/>
        <w:r w:rsidRPr="008A235E">
          <w:rPr>
            <w:b/>
            <w:bCs/>
          </w:rPr>
          <w:t>/14/</w:t>
        </w:r>
        <w:proofErr w:type="spellStart"/>
        <w:r w:rsidRPr="008A235E">
          <w:rPr>
            <w:b/>
            <w:bCs/>
          </w:rPr>
          <w:t>main</w:t>
        </w:r>
        <w:proofErr w:type="spellEnd"/>
        <w:r w:rsidRPr="008A235E">
          <w:rPr>
            <w:b/>
            <w:bCs/>
          </w:rPr>
          <w:t>/</w:t>
        </w:r>
        <w:r>
          <w:t>”.</w:t>
        </w:r>
      </w:ins>
    </w:p>
    <w:p w14:paraId="24415DF2" w14:textId="63DFC32E" w:rsidR="00671F04" w:rsidRDefault="00180570" w:rsidP="00C562E4">
      <w:pPr>
        <w:rPr>
          <w:ins w:id="408" w:author="Cristóbal Suárez Abad" w:date="2025-10-18T13:19:00Z" w16du:dateUtc="2025-10-18T11:19:00Z"/>
        </w:rPr>
      </w:pPr>
      <w:ins w:id="409" w:author="Cristóbal Suárez Abad" w:date="2025-10-18T13:19:00Z" w16du:dateUtc="2025-10-18T11:19:00Z">
        <w:r>
          <w:t>Este lo cierra del tirón.</w:t>
        </w:r>
      </w:ins>
    </w:p>
    <w:p w14:paraId="18DD0719" w14:textId="5705507F" w:rsidR="00180570" w:rsidRDefault="00180570" w:rsidP="00C562E4">
      <w:pPr>
        <w:rPr>
          <w:ins w:id="410" w:author="Cristóbal Suárez Abad" w:date="2025-10-18T13:19:00Z" w16du:dateUtc="2025-10-18T11:19:00Z"/>
        </w:rPr>
      </w:pPr>
      <w:ins w:id="411" w:author="Cristóbal Suárez Abad" w:date="2025-10-18T13:19:00Z" w16du:dateUtc="2025-10-18T11:19:00Z">
        <w:r w:rsidRPr="00180570">
          <w:rPr>
            <w:noProof/>
          </w:rPr>
          <w:drawing>
            <wp:inline distT="0" distB="0" distL="0" distR="0" wp14:anchorId="01EE0F0D" wp14:editId="1A83DFE9">
              <wp:extent cx="5400040" cy="1141095"/>
              <wp:effectExtent l="0" t="0" r="0" b="1905"/>
              <wp:docPr id="1251880901" name="Imagen 1" descr="Interfaz de usuario gráfica, 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51880901" name="Imagen 1" descr="Interfaz de usuario gráfica, Texto&#10;&#10;El contenido generado por IA puede ser incorrecto.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141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E806AD9" w14:textId="7362FE2E" w:rsidR="00180570" w:rsidRDefault="00180570" w:rsidP="00C562E4">
      <w:pPr>
        <w:rPr>
          <w:ins w:id="412" w:author="Cristóbal Suárez Abad" w:date="2025-10-18T13:20:00Z" w16du:dateUtc="2025-10-18T11:20:00Z"/>
        </w:rPr>
      </w:pPr>
      <w:ins w:id="413" w:author="Cristóbal Suárez Abad" w:date="2025-10-18T13:20:00Z" w16du:dateUtc="2025-10-18T11:20:00Z">
        <w:r>
          <w:t>Desde la parte del usuario, no nos aparecerá al principio ningún mensaje, pero si ejecutamos algún comando, nos aparecerá lo siguiente:</w:t>
        </w:r>
      </w:ins>
    </w:p>
    <w:p w14:paraId="06494C67" w14:textId="440258E4" w:rsidR="00180570" w:rsidRDefault="00180570" w:rsidP="00C562E4">
      <w:pPr>
        <w:rPr>
          <w:ins w:id="414" w:author="Cristóbal Suárez Abad" w:date="2025-10-18T13:22:00Z" w16du:dateUtc="2025-10-18T11:22:00Z"/>
        </w:rPr>
      </w:pPr>
      <w:ins w:id="415" w:author="Cristóbal Suárez Abad" w:date="2025-10-18T13:20:00Z" w16du:dateUtc="2025-10-18T11:20:00Z">
        <w:r w:rsidRPr="00180570">
          <w:rPr>
            <w:noProof/>
          </w:rPr>
          <w:drawing>
            <wp:inline distT="0" distB="0" distL="0" distR="0" wp14:anchorId="2918EE22" wp14:editId="5ECF64C3">
              <wp:extent cx="5029902" cy="1152686"/>
              <wp:effectExtent l="0" t="0" r="0" b="9525"/>
              <wp:docPr id="251580959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1580959" name="Imagen 1" descr="Texto&#10;&#10;El contenido generado por IA puede ser incorrecto.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9902" cy="11526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767F189" w14:textId="77777777" w:rsidR="00D961AC" w:rsidRDefault="00D961AC" w:rsidP="00C562E4">
      <w:pPr>
        <w:rPr>
          <w:ins w:id="416" w:author="Cristóbal Suárez Abad" w:date="2025-10-18T13:22:00Z" w16du:dateUtc="2025-10-18T11:22:00Z"/>
        </w:rPr>
      </w:pPr>
    </w:p>
    <w:p w14:paraId="75DD033D" w14:textId="77777777" w:rsidR="00D961AC" w:rsidRDefault="00D961AC" w:rsidP="00C562E4">
      <w:pPr>
        <w:rPr>
          <w:ins w:id="417" w:author="Cristóbal Suárez Abad" w:date="2025-10-18T13:22:00Z" w16du:dateUtc="2025-10-18T11:22:00Z"/>
        </w:rPr>
      </w:pPr>
    </w:p>
    <w:p w14:paraId="3D25BCD2" w14:textId="77777777" w:rsidR="00D961AC" w:rsidRDefault="00D961AC" w:rsidP="00C562E4">
      <w:pPr>
        <w:rPr>
          <w:ins w:id="418" w:author="Cristóbal Suárez Abad" w:date="2025-10-18T13:22:00Z" w16du:dateUtc="2025-10-18T11:22:00Z"/>
        </w:rPr>
      </w:pPr>
    </w:p>
    <w:p w14:paraId="20DC849D" w14:textId="77777777" w:rsidR="00D961AC" w:rsidRDefault="00D961AC" w:rsidP="00C562E4">
      <w:pPr>
        <w:rPr>
          <w:ins w:id="419" w:author="Cristóbal Suárez Abad" w:date="2025-10-18T13:22:00Z" w16du:dateUtc="2025-10-18T11:22:00Z"/>
        </w:rPr>
      </w:pPr>
    </w:p>
    <w:p w14:paraId="5EE9107C" w14:textId="7F1E6F80" w:rsidR="00D961AC" w:rsidRDefault="00D961AC" w:rsidP="00C562E4">
      <w:pPr>
        <w:rPr>
          <w:ins w:id="420" w:author="Cristóbal Suárez Abad" w:date="2025-10-18T13:22:00Z" w16du:dateUtc="2025-10-18T11:22:00Z"/>
        </w:rPr>
      </w:pPr>
      <w:ins w:id="421" w:author="Cristóbal Suárez Abad" w:date="2025-10-18T13:22:00Z" w16du:dateUtc="2025-10-18T11:22:00Z">
        <w:r>
          <w:t>Por último, probamos con “</w:t>
        </w:r>
        <w:proofErr w:type="spellStart"/>
        <w:r w:rsidRPr="004F679E">
          <w:rPr>
            <w:b/>
            <w:bCs/>
            <w:rPrChange w:id="422" w:author="Cristóbal Suárez Abad" w:date="2025-10-18T13:41:00Z" w16du:dateUtc="2025-10-18T11:41:00Z">
              <w:rPr/>
            </w:rPrChange>
          </w:rPr>
          <w:t>pg_ctl</w:t>
        </w:r>
        <w:proofErr w:type="spellEnd"/>
        <w:r w:rsidRPr="004F679E">
          <w:rPr>
            <w:b/>
            <w:bCs/>
            <w:rPrChange w:id="423" w:author="Cristóbal Suárez Abad" w:date="2025-10-18T13:41:00Z" w16du:dateUtc="2025-10-18T11:41:00Z">
              <w:rPr/>
            </w:rPrChange>
          </w:rPr>
          <w:t xml:space="preserve"> stop -m </w:t>
        </w:r>
        <w:proofErr w:type="spellStart"/>
        <w:r w:rsidRPr="004F679E">
          <w:rPr>
            <w:b/>
            <w:bCs/>
            <w:rPrChange w:id="424" w:author="Cristóbal Suárez Abad" w:date="2025-10-18T13:41:00Z" w16du:dateUtc="2025-10-18T11:41:00Z">
              <w:rPr/>
            </w:rPrChange>
          </w:rPr>
          <w:t>immediate</w:t>
        </w:r>
        <w:proofErr w:type="spellEnd"/>
        <w:r w:rsidRPr="004F679E">
          <w:rPr>
            <w:b/>
            <w:bCs/>
            <w:rPrChange w:id="425" w:author="Cristóbal Suárez Abad" w:date="2025-10-18T13:41:00Z" w16du:dateUtc="2025-10-18T11:41:00Z">
              <w:rPr/>
            </w:rPrChange>
          </w:rPr>
          <w:t xml:space="preserve"> -D /</w:t>
        </w:r>
        <w:proofErr w:type="spellStart"/>
        <w:r w:rsidRPr="004F679E">
          <w:rPr>
            <w:b/>
            <w:bCs/>
            <w:rPrChange w:id="426" w:author="Cristóbal Suárez Abad" w:date="2025-10-18T13:41:00Z" w16du:dateUtc="2025-10-18T11:41:00Z">
              <w:rPr/>
            </w:rPrChange>
          </w:rPr>
          <w:t>var</w:t>
        </w:r>
        <w:proofErr w:type="spellEnd"/>
        <w:r w:rsidRPr="004F679E">
          <w:rPr>
            <w:b/>
            <w:bCs/>
            <w:rPrChange w:id="427" w:author="Cristóbal Suárez Abad" w:date="2025-10-18T13:41:00Z" w16du:dateUtc="2025-10-18T11:41:00Z">
              <w:rPr/>
            </w:rPrChange>
          </w:rPr>
          <w:t>/</w:t>
        </w:r>
        <w:proofErr w:type="spellStart"/>
        <w:r w:rsidRPr="004F679E">
          <w:rPr>
            <w:b/>
            <w:bCs/>
            <w:rPrChange w:id="428" w:author="Cristóbal Suárez Abad" w:date="2025-10-18T13:41:00Z" w16du:dateUtc="2025-10-18T11:41:00Z">
              <w:rPr/>
            </w:rPrChange>
          </w:rPr>
          <w:t>lib</w:t>
        </w:r>
        <w:proofErr w:type="spellEnd"/>
        <w:r w:rsidRPr="004F679E">
          <w:rPr>
            <w:b/>
            <w:bCs/>
            <w:rPrChange w:id="429" w:author="Cristóbal Suárez Abad" w:date="2025-10-18T13:41:00Z" w16du:dateUtc="2025-10-18T11:41:00Z">
              <w:rPr/>
            </w:rPrChange>
          </w:rPr>
          <w:t>/</w:t>
        </w:r>
        <w:proofErr w:type="spellStart"/>
        <w:r w:rsidRPr="004F679E">
          <w:rPr>
            <w:b/>
            <w:bCs/>
            <w:rPrChange w:id="430" w:author="Cristóbal Suárez Abad" w:date="2025-10-18T13:41:00Z" w16du:dateUtc="2025-10-18T11:41:00Z">
              <w:rPr/>
            </w:rPrChange>
          </w:rPr>
          <w:t>postgresql</w:t>
        </w:r>
        <w:proofErr w:type="spellEnd"/>
        <w:r w:rsidRPr="004F679E">
          <w:rPr>
            <w:b/>
            <w:bCs/>
            <w:rPrChange w:id="431" w:author="Cristóbal Suárez Abad" w:date="2025-10-18T13:41:00Z" w16du:dateUtc="2025-10-18T11:41:00Z">
              <w:rPr/>
            </w:rPrChange>
          </w:rPr>
          <w:t>/14/</w:t>
        </w:r>
        <w:proofErr w:type="spellStart"/>
        <w:r w:rsidRPr="004F679E">
          <w:rPr>
            <w:b/>
            <w:bCs/>
            <w:rPrChange w:id="432" w:author="Cristóbal Suárez Abad" w:date="2025-10-18T13:41:00Z" w16du:dateUtc="2025-10-18T11:41:00Z">
              <w:rPr/>
            </w:rPrChange>
          </w:rPr>
          <w:t>main</w:t>
        </w:r>
        <w:proofErr w:type="spellEnd"/>
        <w:r w:rsidRPr="004F679E">
          <w:rPr>
            <w:b/>
            <w:bCs/>
            <w:rPrChange w:id="433" w:author="Cristóbal Suárez Abad" w:date="2025-10-18T13:41:00Z" w16du:dateUtc="2025-10-18T11:41:00Z">
              <w:rPr/>
            </w:rPrChange>
          </w:rPr>
          <w:t>/</w:t>
        </w:r>
        <w:r>
          <w:t>”</w:t>
        </w:r>
      </w:ins>
    </w:p>
    <w:p w14:paraId="24EFEE15" w14:textId="3FCC4DC8" w:rsidR="00D961AC" w:rsidRDefault="00A970D4" w:rsidP="00C562E4">
      <w:pPr>
        <w:rPr>
          <w:ins w:id="434" w:author="Cristóbal Suárez Abad" w:date="2025-10-18T13:22:00Z" w16du:dateUtc="2025-10-18T11:22:00Z"/>
        </w:rPr>
      </w:pPr>
      <w:ins w:id="435" w:author="Cristóbal Suárez Abad" w:date="2025-10-18T13:22:00Z" w16du:dateUtc="2025-10-18T11:22:00Z">
        <w:r w:rsidRPr="00A970D4">
          <w:rPr>
            <w:noProof/>
          </w:rPr>
          <w:drawing>
            <wp:inline distT="0" distB="0" distL="0" distR="0" wp14:anchorId="1BD0C701" wp14:editId="0088505B">
              <wp:extent cx="5400040" cy="792480"/>
              <wp:effectExtent l="0" t="0" r="0" b="7620"/>
              <wp:docPr id="302706739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2706739" name="Imagen 1" descr="Texto&#10;&#10;El contenido generado por IA puede ser incorrecto.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7924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846E387" w14:textId="25EE237D" w:rsidR="00A970D4" w:rsidRDefault="00A970D4" w:rsidP="00C562E4">
      <w:pPr>
        <w:rPr>
          <w:ins w:id="436" w:author="Cristóbal Suárez Abad" w:date="2025-10-18T13:22:00Z" w16du:dateUtc="2025-10-18T11:22:00Z"/>
        </w:rPr>
      </w:pPr>
      <w:ins w:id="437" w:author="Cristóbal Suárez Abad" w:date="2025-10-18T13:22:00Z" w16du:dateUtc="2025-10-18T11:22:00Z">
        <w:r>
          <w:t>Iniciamos de nuevo.</w:t>
        </w:r>
      </w:ins>
      <w:ins w:id="438" w:author="Cristóbal Suárez Abad" w:date="2025-10-18T13:23:00Z" w16du:dateUtc="2025-10-18T11:23:00Z">
        <w:r w:rsidR="00B60208">
          <w:t xml:space="preserve"> Se indica en el log de inicio que el s</w:t>
        </w:r>
      </w:ins>
      <w:ins w:id="439" w:author="Cristóbal Suárez Abad" w:date="2025-10-18T13:24:00Z" w16du:dateUtc="2025-10-18T11:24:00Z">
        <w:r w:rsidR="00B60208">
          <w:t>istema no se apagó de manera apropiada y también que hay alguna operación menor que no se pudo grabar. Durante es</w:t>
        </w:r>
      </w:ins>
      <w:ins w:id="440" w:author="Cristóbal Suárez Abad" w:date="2025-10-18T13:26:00Z" w16du:dateUtc="2025-10-18T11:26:00Z">
        <w:r w:rsidR="00B60208">
          <w:t xml:space="preserve">te </w:t>
        </w:r>
      </w:ins>
      <w:ins w:id="441" w:author="Cristóbal Suárez Abad" w:date="2025-10-18T13:41:00Z" w16du:dateUtc="2025-10-18T11:41:00Z">
        <w:r w:rsidR="004F679E">
          <w:t>proceso,</w:t>
        </w:r>
      </w:ins>
      <w:ins w:id="442" w:author="Cristóbal Suárez Abad" w:date="2025-10-18T13:26:00Z" w16du:dateUtc="2025-10-18T11:26:00Z">
        <w:r w:rsidR="00B60208">
          <w:t xml:space="preserve"> aunque había un usuario conectado, este </w:t>
        </w:r>
      </w:ins>
      <w:ins w:id="443" w:author="Cristóbal Suárez Abad" w:date="2025-10-18T13:27:00Z" w16du:dateUtc="2025-10-18T11:27:00Z">
        <w:r w:rsidR="00B60208">
          <w:t>no estaba realizando operación alguna.</w:t>
        </w:r>
      </w:ins>
    </w:p>
    <w:p w14:paraId="689DF1AF" w14:textId="7DE8E24A" w:rsidR="00A970D4" w:rsidRPr="00671F04" w:rsidRDefault="00A970D4" w:rsidP="00C562E4">
      <w:pPr>
        <w:rPr>
          <w:rPrChange w:id="444" w:author="Cristóbal Suárez Abad" w:date="2025-10-18T13:18:00Z" w16du:dateUtc="2025-10-18T11:18:00Z">
            <w:rPr>
              <w:lang w:val="en-US"/>
            </w:rPr>
          </w:rPrChange>
        </w:rPr>
      </w:pPr>
      <w:ins w:id="445" w:author="Cristóbal Suárez Abad" w:date="2025-10-18T13:23:00Z" w16du:dateUtc="2025-10-18T11:23:00Z">
        <w:r w:rsidRPr="00A970D4">
          <w:rPr>
            <w:noProof/>
          </w:rPr>
          <w:drawing>
            <wp:inline distT="0" distB="0" distL="0" distR="0" wp14:anchorId="6A3E2CF6" wp14:editId="0D131B37">
              <wp:extent cx="5400040" cy="1617980"/>
              <wp:effectExtent l="0" t="0" r="0" b="1270"/>
              <wp:docPr id="1979916868" name="Imagen 1" descr="Texto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9916868" name="Imagen 1" descr="Texto&#10;&#10;El contenido generado por IA puede ser incorrecto.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6179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A970D4" w:rsidRPr="00671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33B75" w14:textId="77777777" w:rsidR="00551E42" w:rsidRDefault="00551E42" w:rsidP="005A2661">
      <w:pPr>
        <w:spacing w:after="0" w:line="240" w:lineRule="auto"/>
      </w:pPr>
      <w:r>
        <w:separator/>
      </w:r>
    </w:p>
  </w:endnote>
  <w:endnote w:type="continuationSeparator" w:id="0">
    <w:p w14:paraId="77E24BC1" w14:textId="77777777" w:rsidR="00551E42" w:rsidRDefault="00551E42" w:rsidP="005A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BBCC" w14:textId="77777777" w:rsidR="00551E42" w:rsidRDefault="00551E42" w:rsidP="005A2661">
      <w:pPr>
        <w:spacing w:after="0" w:line="240" w:lineRule="auto"/>
      </w:pPr>
      <w:r>
        <w:separator/>
      </w:r>
    </w:p>
  </w:footnote>
  <w:footnote w:type="continuationSeparator" w:id="0">
    <w:p w14:paraId="2A9CAA7A" w14:textId="77777777" w:rsidR="00551E42" w:rsidRDefault="00551E42" w:rsidP="005A2661">
      <w:pPr>
        <w:spacing w:after="0" w:line="240" w:lineRule="auto"/>
      </w:pPr>
      <w:r>
        <w:continuationSeparator/>
      </w:r>
    </w:p>
  </w:footnote>
  <w:footnote w:id="1">
    <w:p w14:paraId="31D0554A" w14:textId="1FB55A53" w:rsidR="005A2661" w:rsidRDefault="005A2661">
      <w:pPr>
        <w:pStyle w:val="Textonotapie"/>
      </w:pPr>
      <w:ins w:id="252" w:author="Cristóbal Suárez Abad" w:date="2025-10-18T12:37:00Z" w16du:dateUtc="2025-10-18T10:37:00Z">
        <w:r>
          <w:rPr>
            <w:rStyle w:val="Refdenotaalpie"/>
          </w:rPr>
          <w:footnoteRef/>
        </w:r>
        <w:r>
          <w:t xml:space="preserve"> </w:t>
        </w:r>
        <w:r>
          <w:fldChar w:fldCharType="begin"/>
        </w:r>
        <w:r>
          <w:instrText>HYPERLINK "</w:instrText>
        </w:r>
        <w:r w:rsidRPr="005A2661">
          <w:instrText>https://old.reddit.com/r/PostgreSQL/comments/asnhfd/pg_reload_conf_pg_ctl_reload_vs_restarting/</w:instrText>
        </w:r>
        <w:r>
          <w:instrText>"</w:instrText>
        </w:r>
        <w:r>
          <w:fldChar w:fldCharType="separate"/>
        </w:r>
        <w:r w:rsidRPr="003C13A1">
          <w:rPr>
            <w:rStyle w:val="Hipervnculo"/>
          </w:rPr>
          <w:t>https://old.reddit.com/r/PostgreSQL/comments/asnhfd/pg_reload_conf_pg_ctl_reload_vs_restarting/</w:t>
        </w:r>
        <w:r>
          <w:fldChar w:fldCharType="end"/>
        </w:r>
        <w:r>
          <w:t xml:space="preserve"> 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97" w:author="Cristóbal Suárez Abad" w:date="2025-10-18T13:33:00Z"/>
  <w:sdt>
    <w:sdtPr>
      <w:rPr>
        <w:color w:val="7F7F7F" w:themeColor="background1" w:themeShade="7F"/>
        <w:spacing w:val="60"/>
      </w:rPr>
      <w:id w:val="-141770358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customXmlInsRangeEnd w:id="97"/>
      <w:p w14:paraId="31CDF075" w14:textId="58AF3CE6" w:rsidR="00B350EA" w:rsidRDefault="00B350EA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ins w:id="98" w:author="Cristóbal Suárez Abad" w:date="2025-10-18T13:33:00Z" w16du:dateUtc="2025-10-18T11:33:00Z"/>
            <w:b/>
            <w:bCs/>
          </w:rPr>
        </w:pPr>
        <w:ins w:id="99" w:author="Cristóbal Suárez Abad" w:date="2025-10-18T13:33:00Z" w16du:dateUtc="2025-10-18T11:33:00Z">
          <w:r>
            <w:rPr>
              <w:color w:val="7F7F7F" w:themeColor="background1" w:themeShade="7F"/>
              <w:spacing w:val="60"/>
            </w:rPr>
            <w:t>Página</w:t>
          </w:r>
          <w:r>
            <w:t xml:space="preserve"> |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rPr>
              <w:b/>
              <w:bCs/>
            </w:rPr>
            <w:fldChar w:fldCharType="end"/>
          </w:r>
        </w:ins>
      </w:p>
      <w:customXmlInsRangeStart w:id="100" w:author="Cristóbal Suárez Abad" w:date="2025-10-18T13:33:00Z"/>
    </w:sdtContent>
  </w:sdt>
  <w:customXmlInsRangeEnd w:id="100"/>
  <w:p w14:paraId="108CB230" w14:textId="77777777" w:rsidR="00B350EA" w:rsidRDefault="00B350E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4906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F5901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D1C9E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24BEA"/>
    <w:multiLevelType w:val="multilevel"/>
    <w:tmpl w:val="8C1A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53B98"/>
    <w:multiLevelType w:val="multilevel"/>
    <w:tmpl w:val="33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830EE1"/>
    <w:multiLevelType w:val="hybridMultilevel"/>
    <w:tmpl w:val="3B3A80B4"/>
    <w:lvl w:ilvl="0" w:tplc="0C0A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18373">
    <w:abstractNumId w:val="3"/>
  </w:num>
  <w:num w:numId="2" w16cid:durableId="1475442619">
    <w:abstractNumId w:val="5"/>
  </w:num>
  <w:num w:numId="3" w16cid:durableId="1369793767">
    <w:abstractNumId w:val="1"/>
  </w:num>
  <w:num w:numId="4" w16cid:durableId="1914508727">
    <w:abstractNumId w:val="4"/>
  </w:num>
  <w:num w:numId="5" w16cid:durableId="615065411">
    <w:abstractNumId w:val="0"/>
  </w:num>
  <w:num w:numId="6" w16cid:durableId="4855133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istóbal Suárez Abad">
    <w15:presenceInfo w15:providerId="Windows Live" w15:userId="66d6bef275f2fd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10"/>
    <w:rsid w:val="00011C99"/>
    <w:rsid w:val="00031BAF"/>
    <w:rsid w:val="0004446A"/>
    <w:rsid w:val="000A1CCC"/>
    <w:rsid w:val="000A21EA"/>
    <w:rsid w:val="000F484A"/>
    <w:rsid w:val="000F6AEC"/>
    <w:rsid w:val="00180570"/>
    <w:rsid w:val="0019678A"/>
    <w:rsid w:val="001A51E8"/>
    <w:rsid w:val="001E0528"/>
    <w:rsid w:val="001E7376"/>
    <w:rsid w:val="00221492"/>
    <w:rsid w:val="00282A85"/>
    <w:rsid w:val="002A37D1"/>
    <w:rsid w:val="002D5D72"/>
    <w:rsid w:val="002F26E1"/>
    <w:rsid w:val="0036447B"/>
    <w:rsid w:val="003A2DAA"/>
    <w:rsid w:val="003D539E"/>
    <w:rsid w:val="003F09A3"/>
    <w:rsid w:val="0043034D"/>
    <w:rsid w:val="004359D2"/>
    <w:rsid w:val="004507DF"/>
    <w:rsid w:val="004605A2"/>
    <w:rsid w:val="00475F54"/>
    <w:rsid w:val="004E05FB"/>
    <w:rsid w:val="004F679E"/>
    <w:rsid w:val="005101ED"/>
    <w:rsid w:val="00551E42"/>
    <w:rsid w:val="00574E57"/>
    <w:rsid w:val="005A2661"/>
    <w:rsid w:val="005E276A"/>
    <w:rsid w:val="00654C6B"/>
    <w:rsid w:val="00671F04"/>
    <w:rsid w:val="0068022F"/>
    <w:rsid w:val="006C6EDF"/>
    <w:rsid w:val="006D13AC"/>
    <w:rsid w:val="007014F3"/>
    <w:rsid w:val="00720546"/>
    <w:rsid w:val="00724CA2"/>
    <w:rsid w:val="00773B95"/>
    <w:rsid w:val="007B152B"/>
    <w:rsid w:val="007D4007"/>
    <w:rsid w:val="009037A1"/>
    <w:rsid w:val="00946CDB"/>
    <w:rsid w:val="00953210"/>
    <w:rsid w:val="009C5A3A"/>
    <w:rsid w:val="00A15A45"/>
    <w:rsid w:val="00A91BC5"/>
    <w:rsid w:val="00A970D4"/>
    <w:rsid w:val="00AB0024"/>
    <w:rsid w:val="00AD4FA2"/>
    <w:rsid w:val="00B350EA"/>
    <w:rsid w:val="00B60208"/>
    <w:rsid w:val="00C04784"/>
    <w:rsid w:val="00C562E4"/>
    <w:rsid w:val="00C6051F"/>
    <w:rsid w:val="00C732F9"/>
    <w:rsid w:val="00CE66CB"/>
    <w:rsid w:val="00CF119A"/>
    <w:rsid w:val="00D30C9E"/>
    <w:rsid w:val="00D522D2"/>
    <w:rsid w:val="00D95E8A"/>
    <w:rsid w:val="00D961AC"/>
    <w:rsid w:val="00DF1F21"/>
    <w:rsid w:val="00E244A7"/>
    <w:rsid w:val="00E42AD0"/>
    <w:rsid w:val="00EE65F4"/>
    <w:rsid w:val="00EF4B6D"/>
    <w:rsid w:val="00F61E94"/>
    <w:rsid w:val="00F6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DFC5"/>
  <w15:chartTrackingRefBased/>
  <w15:docId w15:val="{60D5B01D-7C67-44BE-B987-29F1A727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2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2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2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2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21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22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2D2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946CDB"/>
    <w:pPr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A266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266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A2661"/>
    <w:rPr>
      <w:vertAlign w:val="superscript"/>
    </w:rPr>
  </w:style>
  <w:style w:type="paragraph" w:styleId="Sinespaciado">
    <w:name w:val="No Spacing"/>
    <w:link w:val="SinespaciadoCar"/>
    <w:uiPriority w:val="1"/>
    <w:qFormat/>
    <w:rsid w:val="0022149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149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350E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350EA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B35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50EA"/>
  </w:style>
  <w:style w:type="paragraph" w:styleId="Piedepgina">
    <w:name w:val="footer"/>
    <w:basedOn w:val="Normal"/>
    <w:link w:val="PiedepginaCar"/>
    <w:uiPriority w:val="99"/>
    <w:unhideWhenUsed/>
    <w:rsid w:val="00B35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5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www.postgresql.org/docs/9.0/app-pg-ctl.html" TargetMode="External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glossaryDocument" Target="glossary/document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B7E44A668E4D22931B02CD2DB4D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23574-5872-445C-894E-E2D7EB8E98BF}"/>
      </w:docPartPr>
      <w:docPartBody>
        <w:p w:rsidR="00FC7121" w:rsidRDefault="00D6757E" w:rsidP="00D6757E">
          <w:pPr>
            <w:pStyle w:val="ECB7E44A668E4D22931B02CD2DB4D48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E3679B7EDCB34B09B42C73C60301A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3406E-AF76-46C0-BE45-2BCA56C4B84C}"/>
      </w:docPartPr>
      <w:docPartBody>
        <w:p w:rsidR="00FC7121" w:rsidRDefault="00D6757E" w:rsidP="00D6757E">
          <w:pPr>
            <w:pStyle w:val="E3679B7EDCB34B09B42C73C60301A1FF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7E"/>
    <w:rsid w:val="009D32B5"/>
    <w:rsid w:val="00AB0024"/>
    <w:rsid w:val="00C6051F"/>
    <w:rsid w:val="00D07AE8"/>
    <w:rsid w:val="00D6757E"/>
    <w:rsid w:val="00F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B7E44A668E4D22931B02CD2DB4D48E">
    <w:name w:val="ECB7E44A668E4D22931B02CD2DB4D48E"/>
    <w:rsid w:val="00D6757E"/>
  </w:style>
  <w:style w:type="paragraph" w:customStyle="1" w:styleId="E3679B7EDCB34B09B42C73C60301A1FF">
    <w:name w:val="E3679B7EDCB34B09B42C73C60301A1FF"/>
    <w:rsid w:val="00D6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Cristóbal Suárez Abad</PublishDate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AE8C2D-8755-4316-91B0-634973834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pg_ctl</dc:title>
  <dc:subject>Actividad 1 – Tema 2</dc:subject>
  <dc:creator>UsuarioASIR</dc:creator>
  <cp:keywords/>
  <dc:description/>
  <cp:lastModifiedBy>Cristóbal Suárez Abad</cp:lastModifiedBy>
  <cp:revision>69</cp:revision>
  <cp:lastPrinted>2025-10-18T12:24:00Z</cp:lastPrinted>
  <dcterms:created xsi:type="dcterms:W3CDTF">2025-10-17T08:57:00Z</dcterms:created>
  <dcterms:modified xsi:type="dcterms:W3CDTF">2025-10-18T12:25:00Z</dcterms:modified>
</cp:coreProperties>
</file>