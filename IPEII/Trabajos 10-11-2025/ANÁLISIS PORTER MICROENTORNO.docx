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693F" w14:textId="46A5B590" w:rsidR="00345A47" w:rsidRPr="00454C89" w:rsidRDefault="002905D6">
      <w:pPr>
        <w:rPr>
          <w:b/>
          <w:bCs/>
          <w:sz w:val="36"/>
          <w:szCs w:val="36"/>
          <w:rPrChange w:id="0" w:author="Cristóbal Suárez Abad" w:date="2025-11-09T12:41:00Z" w16du:dateUtc="2025-11-09T11:41:00Z">
            <w:rPr/>
          </w:rPrChange>
        </w:rPr>
      </w:pPr>
      <w:r w:rsidRPr="00454C89">
        <w:rPr>
          <w:b/>
          <w:bCs/>
          <w:sz w:val="36"/>
          <w:szCs w:val="36"/>
          <w:rPrChange w:id="1" w:author="Cristóbal Suárez Abad" w:date="2025-11-09T12:41:00Z" w16du:dateUtc="2025-11-09T11:41:00Z">
            <w:rPr/>
          </w:rPrChange>
        </w:rPr>
        <w:t>ANÁLISIS PORTER MICROENTORNO</w:t>
      </w:r>
    </w:p>
    <w:p w14:paraId="4B8F7A8C" w14:textId="77CB5EBE" w:rsidR="002905D6" w:rsidRPr="00454C89" w:rsidRDefault="002905D6">
      <w:pPr>
        <w:rPr>
          <w:b/>
          <w:bCs/>
          <w:rPrChange w:id="2" w:author="Cristóbal Suárez Abad" w:date="2025-11-09T12:41:00Z" w16du:dateUtc="2025-11-09T11:41:00Z">
            <w:rPr/>
          </w:rPrChange>
        </w:rPr>
      </w:pPr>
      <w:r w:rsidRPr="00454C89">
        <w:rPr>
          <w:b/>
          <w:bCs/>
          <w:rPrChange w:id="3" w:author="Cristóbal Suárez Abad" w:date="2025-11-09T12:41:00Z" w16du:dateUtc="2025-11-09T11:41:00Z">
            <w:rPr/>
          </w:rPrChange>
        </w:rPr>
        <w:t>Itinerario Personal para la Empleabilidad II</w:t>
      </w:r>
    </w:p>
    <w:p w14:paraId="74915870" w14:textId="60A5850C" w:rsidR="002905D6" w:rsidRPr="00454C89" w:rsidRDefault="002905D6">
      <w:pPr>
        <w:rPr>
          <w:b/>
          <w:bCs/>
          <w:rPrChange w:id="4" w:author="Cristóbal Suárez Abad" w:date="2025-11-09T12:41:00Z" w16du:dateUtc="2025-11-09T11:41:00Z">
            <w:rPr/>
          </w:rPrChange>
        </w:rPr>
      </w:pPr>
      <w:r w:rsidRPr="00454C89">
        <w:rPr>
          <w:b/>
          <w:bCs/>
          <w:rPrChange w:id="5" w:author="Cristóbal Suárez Abad" w:date="2025-11-09T12:41:00Z" w16du:dateUtc="2025-11-09T11:41:00Z">
            <w:rPr/>
          </w:rPrChange>
        </w:rPr>
        <w:t>Cristóbal Suárez Abad</w:t>
      </w:r>
    </w:p>
    <w:p w14:paraId="70D45BC9" w14:textId="10AC83D1" w:rsidR="002905D6" w:rsidRPr="00454C89" w:rsidRDefault="002905D6">
      <w:pPr>
        <w:rPr>
          <w:b/>
          <w:bCs/>
          <w:rPrChange w:id="6" w:author="Cristóbal Suárez Abad" w:date="2025-11-09T12:41:00Z" w16du:dateUtc="2025-11-09T11:41:00Z">
            <w:rPr/>
          </w:rPrChange>
        </w:rPr>
      </w:pPr>
      <w:r w:rsidRPr="00454C89">
        <w:rPr>
          <w:b/>
          <w:bCs/>
          <w:rPrChange w:id="7" w:author="Cristóbal Suárez Abad" w:date="2025-11-09T12:41:00Z" w16du:dateUtc="2025-11-09T11:41:00Z">
            <w:rPr/>
          </w:rPrChange>
        </w:rPr>
        <w:t>2º ASIR</w:t>
      </w:r>
    </w:p>
    <w:p w14:paraId="37210923" w14:textId="74004A45" w:rsidR="002905D6" w:rsidRPr="00872DDA" w:rsidRDefault="00FC1D49" w:rsidP="00FC1D49">
      <w:pPr>
        <w:pStyle w:val="Prrafodelista"/>
        <w:numPr>
          <w:ilvl w:val="0"/>
          <w:numId w:val="1"/>
        </w:numPr>
        <w:rPr>
          <w:b/>
          <w:bCs/>
          <w:i/>
          <w:iCs/>
          <w:u w:val="single"/>
          <w:rPrChange w:id="8" w:author="Cristóbal Suárez Abad" w:date="2025-11-09T12:41:00Z" w16du:dateUtc="2025-11-09T11:41:00Z">
            <w:rPr/>
          </w:rPrChange>
        </w:rPr>
      </w:pPr>
      <w:r w:rsidRPr="00872DDA">
        <w:rPr>
          <w:b/>
          <w:bCs/>
          <w:i/>
          <w:iCs/>
          <w:u w:val="single"/>
          <w:rPrChange w:id="9" w:author="Cristóbal Suárez Abad" w:date="2025-11-09T12:41:00Z" w16du:dateUtc="2025-11-09T11:41:00Z">
            <w:rPr/>
          </w:rPrChange>
        </w:rPr>
        <w:t>Servicio de Copias de Seguridad (</w:t>
      </w:r>
      <w:proofErr w:type="spellStart"/>
      <w:r w:rsidRPr="00872DDA">
        <w:rPr>
          <w:b/>
          <w:bCs/>
          <w:i/>
          <w:iCs/>
          <w:u w:val="single"/>
          <w:rPrChange w:id="10" w:author="Cristóbal Suárez Abad" w:date="2025-11-09T12:41:00Z" w16du:dateUtc="2025-11-09T11:41:00Z">
            <w:rPr/>
          </w:rPrChange>
        </w:rPr>
        <w:t>Backup</w:t>
      </w:r>
      <w:proofErr w:type="spellEnd"/>
      <w:r w:rsidRPr="00872DDA">
        <w:rPr>
          <w:b/>
          <w:bCs/>
          <w:i/>
          <w:iCs/>
          <w:u w:val="single"/>
          <w:rPrChange w:id="11" w:author="Cristóbal Suárez Abad" w:date="2025-11-09T12:41:00Z" w16du:dateUtc="2025-11-09T11:41:00Z">
            <w:rPr/>
          </w:rPrChange>
        </w:rPr>
        <w:t>).</w:t>
      </w:r>
    </w:p>
    <w:p w14:paraId="66FF445A" w14:textId="0F3740B8" w:rsidR="00FC1D49" w:rsidRPr="00872DDA" w:rsidRDefault="00D142F5" w:rsidP="00D142F5">
      <w:pPr>
        <w:pStyle w:val="Prrafodelista"/>
        <w:numPr>
          <w:ilvl w:val="0"/>
          <w:numId w:val="2"/>
        </w:numPr>
        <w:rPr>
          <w:i/>
          <w:iCs/>
          <w:u w:val="single"/>
          <w:rPrChange w:id="12" w:author="Cristóbal Suárez Abad" w:date="2025-11-09T12:41:00Z" w16du:dateUtc="2025-11-09T11:41:00Z">
            <w:rPr/>
          </w:rPrChange>
        </w:rPr>
      </w:pPr>
      <w:r w:rsidRPr="00872DDA">
        <w:rPr>
          <w:i/>
          <w:iCs/>
          <w:u w:val="single"/>
          <w:rPrChange w:id="13" w:author="Cristóbal Suárez Abad" w:date="2025-11-09T12:41:00Z" w16du:dateUtc="2025-11-09T11:41:00Z">
            <w:rPr/>
          </w:rPrChange>
        </w:rPr>
        <w:t>Rivalidad entre Competidores Existentes: Alta.</w:t>
      </w:r>
    </w:p>
    <w:p w14:paraId="36E33836" w14:textId="3CA4FC6D" w:rsidR="00D142F5" w:rsidRDefault="00D142F5" w:rsidP="00D142F5">
      <w:r>
        <w:t xml:space="preserve">Como ya se comentó en el </w:t>
      </w:r>
      <w:proofErr w:type="spellStart"/>
      <w:r>
        <w:t>Análsis</w:t>
      </w:r>
      <w:proofErr w:type="spellEnd"/>
      <w:r>
        <w:t xml:space="preserve"> PEST, existe mucha competencia, tanto de grandes empresas (AWS, Microsoft (Azure), </w:t>
      </w:r>
      <w:proofErr w:type="spellStart"/>
      <w:r>
        <w:t>Backblaze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) y también hay proveedores locales. Las grandes empresas pueden competir en materia de precios y los locales en </w:t>
      </w:r>
      <w:r w:rsidR="006664F2">
        <w:t>calidad y trato al cliente. Todo esto crea una fuerte presión por ajustar los precios, lo que reduce el margen de beneficios.</w:t>
      </w:r>
    </w:p>
    <w:p w14:paraId="392DAA86" w14:textId="23E7F741" w:rsidR="006664F2" w:rsidRPr="00872DDA" w:rsidRDefault="006664F2" w:rsidP="006664F2">
      <w:pPr>
        <w:pStyle w:val="Prrafodelista"/>
        <w:numPr>
          <w:ilvl w:val="0"/>
          <w:numId w:val="2"/>
        </w:numPr>
        <w:rPr>
          <w:i/>
          <w:iCs/>
          <w:u w:val="single"/>
          <w:rPrChange w:id="14" w:author="Cristóbal Suárez Abad" w:date="2025-11-09T12:41:00Z" w16du:dateUtc="2025-11-09T11:41:00Z">
            <w:rPr/>
          </w:rPrChange>
        </w:rPr>
      </w:pPr>
      <w:r w:rsidRPr="00872DDA">
        <w:rPr>
          <w:i/>
          <w:iCs/>
          <w:u w:val="single"/>
          <w:rPrChange w:id="15" w:author="Cristóbal Suárez Abad" w:date="2025-11-09T12:41:00Z" w16du:dateUtc="2025-11-09T11:41:00Z">
            <w:rPr/>
          </w:rPrChange>
        </w:rPr>
        <w:t>Amenaza de Productos/Servicios Sustitutos: Baja.</w:t>
      </w:r>
    </w:p>
    <w:p w14:paraId="75D186F4" w14:textId="77777777" w:rsidR="006664F2" w:rsidRDefault="006664F2" w:rsidP="006664F2">
      <w:r>
        <w:t xml:space="preserve">Las opciones que tienen los posibles clientes son: </w:t>
      </w:r>
    </w:p>
    <w:p w14:paraId="072AC9F9" w14:textId="1EEC3240" w:rsidR="006664F2" w:rsidRDefault="006664F2" w:rsidP="006664F2">
      <w:pPr>
        <w:pStyle w:val="Prrafodelista"/>
        <w:numPr>
          <w:ilvl w:val="0"/>
          <w:numId w:val="3"/>
        </w:numPr>
      </w:pPr>
      <w:r>
        <w:t xml:space="preserve">No hacer nada, lo cual es una opción arriesgada porque les deja vulnerables ante fallos del sistema y atacantes, poniendo en peligro la viabilidad de la empresa. </w:t>
      </w:r>
    </w:p>
    <w:p w14:paraId="3A1338CB" w14:textId="231C5760" w:rsidR="006664F2" w:rsidRDefault="006664F2" w:rsidP="006664F2">
      <w:pPr>
        <w:pStyle w:val="Prrafodelista"/>
        <w:numPr>
          <w:ilvl w:val="0"/>
          <w:numId w:val="3"/>
        </w:numPr>
      </w:pPr>
      <w:r>
        <w:t>Soluciones “caseras” y/o gratuitas: sistemas de almacenamiento local con software sencillo y gratuito y otros pequeños servicios de almacenamiento gratuito en la nube. Estos métodos no son los más fiables y apenas tienen seguridad, lo cual además hace que no cumpla las normativas de protección de datos.</w:t>
      </w:r>
    </w:p>
    <w:p w14:paraId="6D0FA30F" w14:textId="17084FCB" w:rsidR="005057DE" w:rsidRDefault="005057DE" w:rsidP="005057DE">
      <w:r>
        <w:t>Por lo tanto, los productos sustitutos no son fiables y en la mayoría de los casos no cumplen la ley. El riesgo de la pérdida de datos y las sanciones hacen que la demanda de servicios profesionales sea muy sólida.</w:t>
      </w:r>
    </w:p>
    <w:p w14:paraId="3C4AC867" w14:textId="5AA7E411" w:rsidR="00FA5D30" w:rsidRPr="00872DDA" w:rsidRDefault="00FA5D30" w:rsidP="00FA5D30">
      <w:pPr>
        <w:pStyle w:val="Prrafodelista"/>
        <w:numPr>
          <w:ilvl w:val="0"/>
          <w:numId w:val="2"/>
        </w:numPr>
        <w:rPr>
          <w:i/>
          <w:iCs/>
          <w:u w:val="single"/>
          <w:rPrChange w:id="16" w:author="Cristóbal Suárez Abad" w:date="2025-11-09T12:41:00Z" w16du:dateUtc="2025-11-09T11:41:00Z">
            <w:rPr/>
          </w:rPrChange>
        </w:rPr>
      </w:pPr>
      <w:r w:rsidRPr="00872DDA">
        <w:rPr>
          <w:i/>
          <w:iCs/>
          <w:u w:val="single"/>
          <w:rPrChange w:id="17" w:author="Cristóbal Suárez Abad" w:date="2025-11-09T12:41:00Z" w16du:dateUtc="2025-11-09T11:41:00Z">
            <w:rPr/>
          </w:rPrChange>
        </w:rPr>
        <w:t>Amenaza de Nuevos Competidores: Baja.</w:t>
      </w:r>
    </w:p>
    <w:p w14:paraId="795675F0" w14:textId="2E30E7E6" w:rsidR="00FA5D30" w:rsidRDefault="00C455BC" w:rsidP="00FA5D30">
      <w:r>
        <w:t xml:space="preserve">Como hemos indicado antes en el PEST, los costes iniciales pueden ser bastante altos y la necesidad de estar al día con las nuevas tecnologías requiere de un coste en material y formación que puede echar para atrás a nuevos emprendedores. También hemos mencionado que el mercado esta bastante saturado y además hay que tener en cuenta que </w:t>
      </w:r>
      <w:r w:rsidR="00735A70">
        <w:t>el incumplimiento de las leyes de protección de datos puede</w:t>
      </w:r>
      <w:r>
        <w:t xml:space="preserve"> acarrear cuantiosas multas que lleven a la empresa a la quiebra.</w:t>
      </w:r>
    </w:p>
    <w:p w14:paraId="35D607CF" w14:textId="77777777" w:rsidR="00735A70" w:rsidRDefault="00735A70" w:rsidP="00FA5D30"/>
    <w:p w14:paraId="19E7C148" w14:textId="77777777" w:rsidR="00735A70" w:rsidRPr="00872DDA" w:rsidRDefault="00735A70" w:rsidP="00735A70">
      <w:pPr>
        <w:pStyle w:val="Prrafodelista"/>
        <w:numPr>
          <w:ilvl w:val="0"/>
          <w:numId w:val="2"/>
        </w:numPr>
        <w:rPr>
          <w:i/>
          <w:iCs/>
          <w:u w:val="single"/>
          <w:rPrChange w:id="18" w:author="Cristóbal Suárez Abad" w:date="2025-11-09T12:41:00Z" w16du:dateUtc="2025-11-09T11:41:00Z">
            <w:rPr/>
          </w:rPrChange>
        </w:rPr>
      </w:pPr>
      <w:r w:rsidRPr="00872DDA">
        <w:rPr>
          <w:i/>
          <w:iCs/>
          <w:u w:val="single"/>
          <w:rPrChange w:id="19" w:author="Cristóbal Suárez Abad" w:date="2025-11-09T12:41:00Z" w16du:dateUtc="2025-11-09T11:41:00Z">
            <w:rPr/>
          </w:rPrChange>
        </w:rPr>
        <w:lastRenderedPageBreak/>
        <w:t>Poder de Negociación de los Proveedores: Media-Alta</w:t>
      </w:r>
    </w:p>
    <w:p w14:paraId="07E27412" w14:textId="26EC9999" w:rsidR="00FF1333" w:rsidRDefault="00735A70" w:rsidP="00735A70">
      <w:r>
        <w:t xml:space="preserve">Nuestros proveedores son fabricantes de hardware y desarrolladores de software de </w:t>
      </w:r>
      <w:proofErr w:type="spellStart"/>
      <w:r>
        <w:t>backup</w:t>
      </w:r>
      <w:proofErr w:type="spellEnd"/>
      <w:r>
        <w:t>. Los de hardware son grandes empresas (Western Digital, Seagate, Toshiba</w:t>
      </w:r>
      <w:r w:rsidR="00FF1333">
        <w:t xml:space="preserve">, </w:t>
      </w:r>
      <w:proofErr w:type="spellStart"/>
      <w:r w:rsidR="00FF1333">
        <w:t>etc</w:t>
      </w:r>
      <w:proofErr w:type="spellEnd"/>
      <w:r w:rsidR="00FF1333">
        <w:t xml:space="preserve">), los cuales </w:t>
      </w:r>
      <w:proofErr w:type="spellStart"/>
      <w:r w:rsidR="00FF1333">
        <w:t>cuales</w:t>
      </w:r>
      <w:proofErr w:type="spellEnd"/>
      <w:r w:rsidR="00FF1333">
        <w:t xml:space="preserve"> tienen capacidad para marcar el precio que ellos desean. Una situación parecida ocurre con los de software, aunque con menos fuerza. </w:t>
      </w:r>
    </w:p>
    <w:p w14:paraId="29095C4C" w14:textId="7AB540C4" w:rsidR="00FF1333" w:rsidRPr="00872DDA" w:rsidRDefault="00FF1333" w:rsidP="00FF1333">
      <w:pPr>
        <w:pStyle w:val="Prrafodelista"/>
        <w:numPr>
          <w:ilvl w:val="0"/>
          <w:numId w:val="2"/>
        </w:numPr>
        <w:rPr>
          <w:i/>
          <w:iCs/>
          <w:u w:val="single"/>
          <w:rPrChange w:id="20" w:author="Cristóbal Suárez Abad" w:date="2025-11-09T12:41:00Z" w16du:dateUtc="2025-11-09T11:41:00Z">
            <w:rPr/>
          </w:rPrChange>
        </w:rPr>
      </w:pPr>
      <w:r w:rsidRPr="00872DDA">
        <w:rPr>
          <w:i/>
          <w:iCs/>
          <w:u w:val="single"/>
          <w:rPrChange w:id="21" w:author="Cristóbal Suárez Abad" w:date="2025-11-09T12:41:00Z" w16du:dateUtc="2025-11-09T11:41:00Z">
            <w:rPr/>
          </w:rPrChange>
        </w:rPr>
        <w:t>Poder de Negociación de los Compradores: Alta</w:t>
      </w:r>
    </w:p>
    <w:p w14:paraId="2D665C4E" w14:textId="5026B468" w:rsidR="00FF1333" w:rsidRDefault="00FF60FD" w:rsidP="00FF1333">
      <w:r>
        <w:t>Aunque es verdad que los clientes están casi obligados a contratar alguno de estos servicios, también es cierto que, al existir una gran competencia, ellos tienen una amplia cantidad de opciones.</w:t>
      </w:r>
    </w:p>
    <w:p w14:paraId="2D49777E" w14:textId="2CCD74AE" w:rsidR="00FF60FD" w:rsidRPr="00FF60FD" w:rsidRDefault="00FF60FD" w:rsidP="00FF60FD">
      <w:pPr>
        <w:pStyle w:val="Prrafodelista"/>
        <w:numPr>
          <w:ilvl w:val="0"/>
          <w:numId w:val="1"/>
        </w:numPr>
        <w:rPr>
          <w:b/>
          <w:bCs/>
        </w:rPr>
      </w:pPr>
      <w:r w:rsidRPr="00FF60FD">
        <w:rPr>
          <w:b/>
          <w:bCs/>
        </w:rPr>
        <w:t>Software de Gestión de Almacén (WMS)</w:t>
      </w:r>
    </w:p>
    <w:p w14:paraId="4816651D" w14:textId="369973C7" w:rsidR="00FF60FD" w:rsidRPr="00872DDA" w:rsidRDefault="00FF60FD" w:rsidP="00FF60FD">
      <w:pPr>
        <w:pStyle w:val="Prrafodelista"/>
        <w:numPr>
          <w:ilvl w:val="0"/>
          <w:numId w:val="2"/>
        </w:numPr>
        <w:rPr>
          <w:i/>
          <w:iCs/>
          <w:u w:val="single"/>
          <w:rPrChange w:id="22" w:author="Cristóbal Suárez Abad" w:date="2025-11-09T12:41:00Z" w16du:dateUtc="2025-11-09T11:41:00Z">
            <w:rPr/>
          </w:rPrChange>
        </w:rPr>
      </w:pPr>
      <w:r w:rsidRPr="00872DDA">
        <w:rPr>
          <w:i/>
          <w:iCs/>
          <w:u w:val="single"/>
          <w:rPrChange w:id="23" w:author="Cristóbal Suárez Abad" w:date="2025-11-09T12:41:00Z" w16du:dateUtc="2025-11-09T11:41:00Z">
            <w:rPr/>
          </w:rPrChange>
        </w:rPr>
        <w:t>Rivalidad entre Competidores Existentes: Alta</w:t>
      </w:r>
    </w:p>
    <w:p w14:paraId="19BFEE05" w14:textId="7C7C95B4" w:rsidR="00FF60FD" w:rsidRDefault="00E621ED" w:rsidP="00FF60FD">
      <w:pPr>
        <w:rPr>
          <w:ins w:id="24" w:author="Cristóbal Suárez Abad" w:date="2025-11-09T12:03:00Z" w16du:dateUtc="2025-11-09T11:03:00Z"/>
        </w:rPr>
      </w:pPr>
      <w:r>
        <w:t xml:space="preserve">Existen muchos proveedores de este servicio y la competencia se basa en la innovación (IA, automatización, </w:t>
      </w:r>
      <w:proofErr w:type="spellStart"/>
      <w:r>
        <w:t>etc</w:t>
      </w:r>
      <w:proofErr w:type="spellEnd"/>
      <w:r>
        <w:t>) y en la capacidad de simplificar la tecnología para que no “eche atrás a los clientes</w:t>
      </w:r>
      <w:ins w:id="25" w:author="Cristóbal Suárez Abad" w:date="2025-11-09T12:03:00Z" w16du:dateUtc="2025-11-09T11:03:00Z">
        <w:r w:rsidR="00874127">
          <w:t xml:space="preserve">. </w:t>
        </w:r>
      </w:ins>
      <w:ins w:id="26" w:author="Cristóbal Suárez Abad" w:date="2025-11-09T12:03:00Z">
        <w:r w:rsidR="00874127" w:rsidRPr="00874127">
          <w:t>Esto implica una carrera constante por mejorar el producto y diferenciarse, lo que genera una rivalidad intensa.</w:t>
        </w:r>
      </w:ins>
      <w:del w:id="27" w:author="Cristóbal Suárez Abad" w:date="2025-11-09T12:02:00Z" w16du:dateUtc="2025-11-09T11:02:00Z">
        <w:r w:rsidDel="00E621ED">
          <w:delText xml:space="preserve">”. </w:delText>
        </w:r>
      </w:del>
    </w:p>
    <w:p w14:paraId="5B46FC21" w14:textId="7F299849" w:rsidR="00874127" w:rsidRPr="00872DDA" w:rsidRDefault="00874127" w:rsidP="00874127">
      <w:pPr>
        <w:pStyle w:val="Prrafodelista"/>
        <w:numPr>
          <w:ilvl w:val="0"/>
          <w:numId w:val="2"/>
        </w:numPr>
        <w:rPr>
          <w:ins w:id="28" w:author="Cristóbal Suárez Abad" w:date="2025-11-09T12:07:00Z" w16du:dateUtc="2025-11-09T11:07:00Z"/>
          <w:i/>
          <w:iCs/>
          <w:u w:val="single"/>
          <w:rPrChange w:id="29" w:author="Cristóbal Suárez Abad" w:date="2025-11-09T12:41:00Z" w16du:dateUtc="2025-11-09T11:41:00Z">
            <w:rPr>
              <w:ins w:id="30" w:author="Cristóbal Suárez Abad" w:date="2025-11-09T12:07:00Z" w16du:dateUtc="2025-11-09T11:07:00Z"/>
              <w:b/>
              <w:bCs/>
              <w:u w:val="single"/>
            </w:rPr>
          </w:rPrChange>
        </w:rPr>
      </w:pPr>
      <w:ins w:id="31" w:author="Cristóbal Suárez Abad" w:date="2025-11-09T12:07:00Z" w16du:dateUtc="2025-11-09T11:07:00Z">
        <w:r w:rsidRPr="00872DDA">
          <w:rPr>
            <w:i/>
            <w:iCs/>
            <w:u w:val="single"/>
            <w:rPrChange w:id="32" w:author="Cristóbal Suárez Abad" w:date="2025-11-09T12:41:00Z" w16du:dateUtc="2025-11-09T11:41:00Z">
              <w:rPr>
                <w:b/>
                <w:bCs/>
                <w:u w:val="single"/>
              </w:rPr>
            </w:rPrChange>
          </w:rPr>
          <w:t>Amenaza de Productos/Servicios Sustitutos: Alta</w:t>
        </w:r>
      </w:ins>
    </w:p>
    <w:p w14:paraId="482890E4" w14:textId="115C5629" w:rsidR="00874127" w:rsidRDefault="00874127" w:rsidP="00874127">
      <w:pPr>
        <w:rPr>
          <w:ins w:id="33" w:author="Cristóbal Suárez Abad" w:date="2025-11-09T12:08:00Z" w16du:dateUtc="2025-11-09T11:08:00Z"/>
        </w:rPr>
      </w:pPr>
      <w:ins w:id="34" w:author="Cristóbal Suárez Abad" w:date="2025-11-09T12:07:00Z" w16du:dateUtc="2025-11-09T11:07:00Z">
        <w:r>
          <w:t>Existen muchos productos sustitutivos</w:t>
        </w:r>
      </w:ins>
      <w:ins w:id="35" w:author="Cristóbal Suárez Abad" w:date="2025-11-09T12:08:00Z" w16du:dateUtc="2025-11-09T11:08:00Z">
        <w:r>
          <w:t xml:space="preserve"> (Excel o productos gratuitos), los cuales son más que suficientes para las necesidades de una pequeña empresa.</w:t>
        </w:r>
      </w:ins>
    </w:p>
    <w:p w14:paraId="13116AC1" w14:textId="221B74F5" w:rsidR="00874127" w:rsidRPr="00872DDA" w:rsidRDefault="00874127" w:rsidP="00874127">
      <w:pPr>
        <w:pStyle w:val="Prrafodelista"/>
        <w:numPr>
          <w:ilvl w:val="0"/>
          <w:numId w:val="2"/>
        </w:numPr>
        <w:rPr>
          <w:ins w:id="36" w:author="Cristóbal Suárez Abad" w:date="2025-11-09T12:09:00Z" w16du:dateUtc="2025-11-09T11:09:00Z"/>
          <w:i/>
          <w:iCs/>
          <w:u w:val="single"/>
          <w:rPrChange w:id="37" w:author="Cristóbal Suárez Abad" w:date="2025-11-09T12:42:00Z" w16du:dateUtc="2025-11-09T11:42:00Z">
            <w:rPr>
              <w:ins w:id="38" w:author="Cristóbal Suárez Abad" w:date="2025-11-09T12:09:00Z" w16du:dateUtc="2025-11-09T11:09:00Z"/>
            </w:rPr>
          </w:rPrChange>
        </w:rPr>
      </w:pPr>
      <w:ins w:id="39" w:author="Cristóbal Suárez Abad" w:date="2025-11-09T12:09:00Z" w16du:dateUtc="2025-11-09T11:09:00Z">
        <w:r w:rsidRPr="00872DDA">
          <w:rPr>
            <w:i/>
            <w:iCs/>
            <w:u w:val="single"/>
            <w:rPrChange w:id="40" w:author="Cristóbal Suárez Abad" w:date="2025-11-09T12:42:00Z" w16du:dateUtc="2025-11-09T11:42:00Z">
              <w:rPr/>
            </w:rPrChange>
          </w:rPr>
          <w:t>Amenaza de Nuevos Competidores: Media</w:t>
        </w:r>
      </w:ins>
    </w:p>
    <w:p w14:paraId="6D8CE3FB" w14:textId="763E2A33" w:rsidR="00874127" w:rsidRDefault="00874127" w:rsidP="00874127">
      <w:pPr>
        <w:rPr>
          <w:ins w:id="41" w:author="Cristóbal Suárez Abad" w:date="2025-11-09T12:14:00Z" w16du:dateUtc="2025-11-09T11:14:00Z"/>
        </w:rPr>
      </w:pPr>
      <w:ins w:id="42" w:author="Cristóbal Suárez Abad" w:date="2025-11-09T12:12:00Z" w16du:dateUtc="2025-11-09T11:12:00Z">
        <w:r>
          <w:t xml:space="preserve">Aunque es verdad que existen ayudas gubernamentales para la digitalización (“Kit Digital”, </w:t>
        </w:r>
        <w:proofErr w:type="spellStart"/>
        <w:r>
          <w:t>etc</w:t>
        </w:r>
        <w:proofErr w:type="spellEnd"/>
        <w:r>
          <w:t xml:space="preserve">) que incrementan la demanda por este tipo de servicios y por lo tanto </w:t>
        </w:r>
      </w:ins>
      <w:ins w:id="43" w:author="Cristóbal Suárez Abad" w:date="2025-11-09T12:13:00Z" w16du:dateUtc="2025-11-09T11:13:00Z">
        <w:r>
          <w:t xml:space="preserve">la posible aparición de nuevos desarrolladores; hay que tener en cuenta que crear un software de robusto, y con las últimas tecnologías (IA, automatización, </w:t>
        </w:r>
        <w:proofErr w:type="spellStart"/>
        <w:r>
          <w:t>etc</w:t>
        </w:r>
        <w:proofErr w:type="spellEnd"/>
        <w:r>
          <w:t>)</w:t>
        </w:r>
        <w:r w:rsidR="000C636C">
          <w:t xml:space="preserve">, requiere una fuerte inversión en </w:t>
        </w:r>
      </w:ins>
      <w:ins w:id="44" w:author="Cristóbal Suárez Abad" w:date="2025-11-09T12:14:00Z" w16du:dateUtc="2025-11-09T11:14:00Z">
        <w:r w:rsidR="000C636C">
          <w:t xml:space="preserve">tiempo y dinero (desarrollo, formación, </w:t>
        </w:r>
        <w:proofErr w:type="spellStart"/>
        <w:r w:rsidR="000C636C">
          <w:t>etc</w:t>
        </w:r>
        <w:proofErr w:type="spellEnd"/>
        <w:r w:rsidR="000C636C">
          <w:t>). No es algo tan sencillo.</w:t>
        </w:r>
      </w:ins>
    </w:p>
    <w:p w14:paraId="11352FF7" w14:textId="77E82112" w:rsidR="000C636C" w:rsidRPr="00872DDA" w:rsidRDefault="000C636C" w:rsidP="000C636C">
      <w:pPr>
        <w:pStyle w:val="Prrafodelista"/>
        <w:numPr>
          <w:ilvl w:val="0"/>
          <w:numId w:val="2"/>
        </w:numPr>
        <w:rPr>
          <w:ins w:id="45" w:author="Cristóbal Suárez Abad" w:date="2025-11-09T12:14:00Z" w16du:dateUtc="2025-11-09T11:14:00Z"/>
          <w:i/>
          <w:iCs/>
          <w:u w:val="single"/>
          <w:rPrChange w:id="46" w:author="Cristóbal Suárez Abad" w:date="2025-11-09T12:42:00Z" w16du:dateUtc="2025-11-09T11:42:00Z">
            <w:rPr>
              <w:ins w:id="47" w:author="Cristóbal Suárez Abad" w:date="2025-11-09T12:14:00Z" w16du:dateUtc="2025-11-09T11:14:00Z"/>
            </w:rPr>
          </w:rPrChange>
        </w:rPr>
      </w:pPr>
      <w:ins w:id="48" w:author="Cristóbal Suárez Abad" w:date="2025-11-09T12:14:00Z" w16du:dateUtc="2025-11-09T11:14:00Z">
        <w:r w:rsidRPr="00872DDA">
          <w:rPr>
            <w:i/>
            <w:iCs/>
            <w:u w:val="single"/>
            <w:rPrChange w:id="49" w:author="Cristóbal Suárez Abad" w:date="2025-11-09T12:42:00Z" w16du:dateUtc="2025-11-09T11:42:00Z">
              <w:rPr/>
            </w:rPrChange>
          </w:rPr>
          <w:t>Poder de Negociación de los Proveedores: Media</w:t>
        </w:r>
      </w:ins>
    </w:p>
    <w:p w14:paraId="1CC78EFB" w14:textId="712FF8E4" w:rsidR="000C636C" w:rsidRDefault="000C636C" w:rsidP="000C636C">
      <w:pPr>
        <w:rPr>
          <w:ins w:id="50" w:author="Cristóbal Suárez Abad" w:date="2025-11-09T12:19:00Z" w16du:dateUtc="2025-11-09T11:19:00Z"/>
        </w:rPr>
      </w:pPr>
      <w:ins w:id="51" w:author="Cristóbal Suárez Abad" w:date="2025-11-09T12:18:00Z">
        <w:r w:rsidRPr="000C636C">
          <w:t xml:space="preserve">El poder de los proveedores es moderado, ya </w:t>
        </w:r>
      </w:ins>
      <w:ins w:id="52" w:author="Cristóbal Suárez Abad" w:date="2025-11-09T12:42:00Z" w16du:dateUtc="2025-11-09T11:42:00Z">
        <w:r w:rsidR="00872DDA" w:rsidRPr="000C636C">
          <w:t>que,</w:t>
        </w:r>
      </w:ins>
      <w:ins w:id="53" w:author="Cristóbal Suárez Abad" w:date="2025-11-09T12:18:00Z">
        <w:r w:rsidRPr="000C636C">
          <w:t xml:space="preserve"> aunque son indispensables, existe competencia entre ellos</w:t>
        </w:r>
      </w:ins>
      <w:ins w:id="54" w:author="Cristóbal Suárez Abad" w:date="2025-11-09T12:18:00Z" w16du:dateUtc="2025-11-09T11:18:00Z">
        <w:r>
          <w:t xml:space="preserve">: plataformas de almacenamiento de datos </w:t>
        </w:r>
      </w:ins>
      <w:ins w:id="55" w:author="Cristóbal Suárez Abad" w:date="2025-11-09T12:19:00Z" w16du:dateUtc="2025-11-09T11:19:00Z">
        <w:r>
          <w:t xml:space="preserve">(nube), servidores y servicios de </w:t>
        </w:r>
        <w:proofErr w:type="spellStart"/>
        <w:r>
          <w:t>backup</w:t>
        </w:r>
        <w:proofErr w:type="spellEnd"/>
        <w:r>
          <w:t>.</w:t>
        </w:r>
      </w:ins>
    </w:p>
    <w:p w14:paraId="4C0BBF41" w14:textId="7A1063B5" w:rsidR="000C636C" w:rsidRPr="00872DDA" w:rsidRDefault="00E833ED" w:rsidP="000C636C">
      <w:pPr>
        <w:pStyle w:val="Prrafodelista"/>
        <w:numPr>
          <w:ilvl w:val="0"/>
          <w:numId w:val="2"/>
        </w:numPr>
        <w:rPr>
          <w:ins w:id="56" w:author="Cristóbal Suárez Abad" w:date="2025-11-09T12:19:00Z" w16du:dateUtc="2025-11-09T11:19:00Z"/>
          <w:i/>
          <w:iCs/>
          <w:u w:val="single"/>
          <w:rPrChange w:id="57" w:author="Cristóbal Suárez Abad" w:date="2025-11-09T12:42:00Z" w16du:dateUtc="2025-11-09T11:42:00Z">
            <w:rPr>
              <w:ins w:id="58" w:author="Cristóbal Suárez Abad" w:date="2025-11-09T12:19:00Z" w16du:dateUtc="2025-11-09T11:19:00Z"/>
            </w:rPr>
          </w:rPrChange>
        </w:rPr>
      </w:pPr>
      <w:ins w:id="59" w:author="Cristóbal Suárez Abad" w:date="2025-11-09T12:19:00Z" w16du:dateUtc="2025-11-09T11:19:00Z">
        <w:r w:rsidRPr="00872DDA">
          <w:rPr>
            <w:i/>
            <w:iCs/>
            <w:u w:val="single"/>
            <w:rPrChange w:id="60" w:author="Cristóbal Suárez Abad" w:date="2025-11-09T12:42:00Z" w16du:dateUtc="2025-11-09T11:42:00Z">
              <w:rPr/>
            </w:rPrChange>
          </w:rPr>
          <w:t>Poder de Negociación de los Compradores: Alta</w:t>
        </w:r>
      </w:ins>
    </w:p>
    <w:p w14:paraId="1EAF473A" w14:textId="5BCCF17A" w:rsidR="00E833ED" w:rsidRDefault="00E833ED" w:rsidP="00E833ED">
      <w:pPr>
        <w:rPr>
          <w:ins w:id="61" w:author="Cristóbal Suárez Abad" w:date="2025-11-09T12:25:00Z" w16du:dateUtc="2025-11-09T11:25:00Z"/>
        </w:rPr>
      </w:pPr>
      <w:ins w:id="62" w:author="Cristóbal Suárez Abad" w:date="2025-11-09T12:19:00Z" w16du:dateUtc="2025-11-09T11:19:00Z">
        <w:r>
          <w:t>De igual ma</w:t>
        </w:r>
      </w:ins>
      <w:ins w:id="63" w:author="Cristóbal Suárez Abad" w:date="2025-11-09T12:20:00Z" w16du:dateUtc="2025-11-09T11:20:00Z">
        <w:r>
          <w:t>nera que comentamos en la anterior</w:t>
        </w:r>
      </w:ins>
      <w:ins w:id="64" w:author="Cristóbal Suárez Abad" w:date="2025-11-09T12:23:00Z" w16du:dateUtc="2025-11-09T11:23:00Z">
        <w:r>
          <w:t xml:space="preserve">, muchas empresas con poca capacidad de </w:t>
        </w:r>
      </w:ins>
      <w:ins w:id="65" w:author="Cristóbal Suárez Abad" w:date="2025-11-09T12:24:00Z" w16du:dateUtc="2025-11-09T11:24:00Z">
        <w:r>
          <w:t xml:space="preserve">maniobra usarán productos básicos o gratuitos. Esto significa que el precio es un factor </w:t>
        </w:r>
        <w:r>
          <w:lastRenderedPageBreak/>
          <w:t xml:space="preserve">decisivo y los clientes tienen alternativas de bajo coste. Por eso es necesario ajustar los precios y </w:t>
        </w:r>
      </w:ins>
      <w:ins w:id="66" w:author="Cristóbal Suárez Abad" w:date="2025-11-09T12:25:00Z" w16du:dateUtc="2025-11-09T11:25:00Z">
        <w:r w:rsidR="003A4B9E">
          <w:t>ofrecer un producto a la medida del cliente.</w:t>
        </w:r>
      </w:ins>
    </w:p>
    <w:p w14:paraId="3578AACC" w14:textId="705C90A0" w:rsidR="0087067C" w:rsidRPr="0087067C" w:rsidRDefault="0087067C" w:rsidP="0087067C">
      <w:pPr>
        <w:pStyle w:val="Prrafodelista"/>
        <w:numPr>
          <w:ilvl w:val="0"/>
          <w:numId w:val="1"/>
        </w:numPr>
        <w:rPr>
          <w:ins w:id="67" w:author="Cristóbal Suárez Abad" w:date="2025-11-09T12:25:00Z" w16du:dateUtc="2025-11-09T11:25:00Z"/>
          <w:b/>
          <w:bCs/>
          <w:rPrChange w:id="68" w:author="Cristóbal Suárez Abad" w:date="2025-11-09T12:25:00Z" w16du:dateUtc="2025-11-09T11:25:00Z">
            <w:rPr>
              <w:ins w:id="69" w:author="Cristóbal Suárez Abad" w:date="2025-11-09T12:25:00Z" w16du:dateUtc="2025-11-09T11:25:00Z"/>
            </w:rPr>
          </w:rPrChange>
        </w:rPr>
      </w:pPr>
      <w:ins w:id="70" w:author="Cristóbal Suárez Abad" w:date="2025-11-09T12:25:00Z" w16du:dateUtc="2025-11-09T11:25:00Z">
        <w:r w:rsidRPr="0087067C">
          <w:rPr>
            <w:b/>
            <w:bCs/>
            <w:rPrChange w:id="71" w:author="Cristóbal Suárez Abad" w:date="2025-11-09T12:25:00Z" w16du:dateUtc="2025-11-09T11:25:00Z">
              <w:rPr/>
            </w:rPrChange>
          </w:rPr>
          <w:t>Servicio de Instalación de Internet por Satélite</w:t>
        </w:r>
        <w:r w:rsidRPr="0087067C">
          <w:rPr>
            <w:b/>
            <w:bCs/>
            <w:rPrChange w:id="72" w:author="Cristóbal Suárez Abad" w:date="2025-11-09T12:25:00Z" w16du:dateUtc="2025-11-09T11:25:00Z">
              <w:rPr/>
            </w:rPrChange>
          </w:rPr>
          <w:t>.</w:t>
        </w:r>
      </w:ins>
    </w:p>
    <w:p w14:paraId="7ADC0469" w14:textId="00907D19" w:rsidR="0087067C" w:rsidRPr="00872DDA" w:rsidRDefault="0087067C" w:rsidP="0087067C">
      <w:pPr>
        <w:pStyle w:val="Prrafodelista"/>
        <w:numPr>
          <w:ilvl w:val="0"/>
          <w:numId w:val="2"/>
        </w:numPr>
        <w:rPr>
          <w:ins w:id="73" w:author="Cristóbal Suárez Abad" w:date="2025-11-09T12:25:00Z" w16du:dateUtc="2025-11-09T11:25:00Z"/>
          <w:i/>
          <w:iCs/>
          <w:u w:val="single"/>
          <w:rPrChange w:id="74" w:author="Cristóbal Suárez Abad" w:date="2025-11-09T12:42:00Z" w16du:dateUtc="2025-11-09T11:42:00Z">
            <w:rPr>
              <w:ins w:id="75" w:author="Cristóbal Suárez Abad" w:date="2025-11-09T12:25:00Z" w16du:dateUtc="2025-11-09T11:25:00Z"/>
            </w:rPr>
          </w:rPrChange>
        </w:rPr>
      </w:pPr>
      <w:ins w:id="76" w:author="Cristóbal Suárez Abad" w:date="2025-11-09T12:25:00Z" w16du:dateUtc="2025-11-09T11:25:00Z">
        <w:r w:rsidRPr="00872DDA">
          <w:rPr>
            <w:i/>
            <w:iCs/>
            <w:u w:val="single"/>
            <w:rPrChange w:id="77" w:author="Cristóbal Suárez Abad" w:date="2025-11-09T12:42:00Z" w16du:dateUtc="2025-11-09T11:42:00Z">
              <w:rPr/>
            </w:rPrChange>
          </w:rPr>
          <w:t>Rivalidad entre Competidores Existentes: Alta</w:t>
        </w:r>
      </w:ins>
    </w:p>
    <w:p w14:paraId="42C00BC6" w14:textId="3D285A0A" w:rsidR="0087067C" w:rsidRDefault="0087067C" w:rsidP="0087067C">
      <w:pPr>
        <w:rPr>
          <w:ins w:id="78" w:author="Cristóbal Suárez Abad" w:date="2025-11-09T12:31:00Z" w16du:dateUtc="2025-11-09T11:31:00Z"/>
        </w:rPr>
      </w:pPr>
      <w:ins w:id="79" w:author="Cristóbal Suárez Abad" w:date="2025-11-09T12:29:00Z" w16du:dateUtc="2025-11-09T11:29:00Z">
        <w:r>
          <w:t>La barrera para entrar es relativamente baja: adquisición de materiales y conocimi</w:t>
        </w:r>
      </w:ins>
      <w:ins w:id="80" w:author="Cristóbal Suárez Abad" w:date="2025-11-09T12:30:00Z" w16du:dateUtc="2025-11-09T11:30:00Z">
        <w:r>
          <w:t>entos técnicos. Esto significa que hay muchas pequeñas empresas de instaladores compitiendo por los mismos clientes. La competencia se basará en la rapidez de la instalación, el precio del servicio y la calidad del servicio a</w:t>
        </w:r>
      </w:ins>
      <w:ins w:id="81" w:author="Cristóbal Suárez Abad" w:date="2025-11-09T12:31:00Z" w16du:dateUtc="2025-11-09T11:31:00Z">
        <w:r>
          <w:t>l cliente.</w:t>
        </w:r>
      </w:ins>
    </w:p>
    <w:p w14:paraId="5A05C8A8" w14:textId="3873A536" w:rsidR="00FD1BCC" w:rsidRPr="00872DDA" w:rsidRDefault="00FD1BCC" w:rsidP="00FD1BCC">
      <w:pPr>
        <w:pStyle w:val="Prrafodelista"/>
        <w:numPr>
          <w:ilvl w:val="0"/>
          <w:numId w:val="2"/>
        </w:numPr>
        <w:rPr>
          <w:ins w:id="82" w:author="Cristóbal Suárez Abad" w:date="2025-11-09T12:31:00Z" w16du:dateUtc="2025-11-09T11:31:00Z"/>
          <w:i/>
          <w:iCs/>
          <w:u w:val="single"/>
          <w:rPrChange w:id="83" w:author="Cristóbal Suárez Abad" w:date="2025-11-09T12:42:00Z" w16du:dateUtc="2025-11-09T11:42:00Z">
            <w:rPr>
              <w:ins w:id="84" w:author="Cristóbal Suárez Abad" w:date="2025-11-09T12:31:00Z" w16du:dateUtc="2025-11-09T11:31:00Z"/>
            </w:rPr>
          </w:rPrChange>
        </w:rPr>
      </w:pPr>
      <w:ins w:id="85" w:author="Cristóbal Suárez Abad" w:date="2025-11-09T12:31:00Z" w16du:dateUtc="2025-11-09T11:31:00Z">
        <w:r w:rsidRPr="00872DDA">
          <w:rPr>
            <w:i/>
            <w:iCs/>
            <w:u w:val="single"/>
            <w:rPrChange w:id="86" w:author="Cristóbal Suárez Abad" w:date="2025-11-09T12:42:00Z" w16du:dateUtc="2025-11-09T11:42:00Z">
              <w:rPr/>
            </w:rPrChange>
          </w:rPr>
          <w:t>Amenaza de Productos/Servicios Sustitutos: Baja</w:t>
        </w:r>
      </w:ins>
    </w:p>
    <w:p w14:paraId="3AF58B78" w14:textId="061AA9E9" w:rsidR="00FD1BCC" w:rsidRDefault="00FD1BCC" w:rsidP="00FD1BCC">
      <w:pPr>
        <w:rPr>
          <w:ins w:id="87" w:author="Cristóbal Suárez Abad" w:date="2025-11-09T12:33:00Z" w16du:dateUtc="2025-11-09T11:33:00Z"/>
        </w:rPr>
      </w:pPr>
      <w:ins w:id="88" w:author="Cristóbal Suárez Abad" w:date="2025-11-09T12:31:00Z" w16du:dateUtc="2025-11-09T11:31:00Z">
        <w:r>
          <w:t xml:space="preserve">Para el cliente objetivo (vive en zona rural sin infraestructura de Internet), los sustitutos son muy limitados. </w:t>
        </w:r>
      </w:ins>
      <w:ins w:id="89" w:author="Cristóbal Suárez Abad" w:date="2025-11-09T12:32:00Z" w16du:dateUtc="2025-11-09T11:32:00Z">
        <w:r>
          <w:t>Está la conexión 4G/5G, que puede ser una opción en algunas zonas, pero a menudo es inestable o tiene límites de datos. Por lo t</w:t>
        </w:r>
      </w:ins>
      <w:ins w:id="90" w:author="Cristóbal Suárez Abad" w:date="2025-11-09T12:33:00Z" w16du:dateUtc="2025-11-09T11:33:00Z">
        <w:r>
          <w:t>anto, a corto y medio plazo no hay un producto sustitutivo de importancia.</w:t>
        </w:r>
      </w:ins>
    </w:p>
    <w:p w14:paraId="2325BD91" w14:textId="272A5207" w:rsidR="00FD1BCC" w:rsidRPr="00872DDA" w:rsidRDefault="00FD1BCC" w:rsidP="00FD1BCC">
      <w:pPr>
        <w:pStyle w:val="Prrafodelista"/>
        <w:numPr>
          <w:ilvl w:val="0"/>
          <w:numId w:val="2"/>
        </w:numPr>
        <w:rPr>
          <w:ins w:id="91" w:author="Cristóbal Suárez Abad" w:date="2025-11-09T12:33:00Z" w16du:dateUtc="2025-11-09T11:33:00Z"/>
          <w:i/>
          <w:iCs/>
          <w:u w:val="single"/>
          <w:rPrChange w:id="92" w:author="Cristóbal Suárez Abad" w:date="2025-11-09T12:42:00Z" w16du:dateUtc="2025-11-09T11:42:00Z">
            <w:rPr>
              <w:ins w:id="93" w:author="Cristóbal Suárez Abad" w:date="2025-11-09T12:33:00Z" w16du:dateUtc="2025-11-09T11:33:00Z"/>
            </w:rPr>
          </w:rPrChange>
        </w:rPr>
      </w:pPr>
      <w:ins w:id="94" w:author="Cristóbal Suárez Abad" w:date="2025-11-09T12:33:00Z" w16du:dateUtc="2025-11-09T11:33:00Z">
        <w:r w:rsidRPr="00872DDA">
          <w:rPr>
            <w:i/>
            <w:iCs/>
            <w:u w:val="single"/>
            <w:rPrChange w:id="95" w:author="Cristóbal Suárez Abad" w:date="2025-11-09T12:42:00Z" w16du:dateUtc="2025-11-09T11:42:00Z">
              <w:rPr/>
            </w:rPrChange>
          </w:rPr>
          <w:t>Amenaza de Nuevos Competidores: Alta</w:t>
        </w:r>
      </w:ins>
    </w:p>
    <w:p w14:paraId="62C1C21C" w14:textId="09B821AF" w:rsidR="00FD1BCC" w:rsidRDefault="00FD1BCC" w:rsidP="00FD1BCC">
      <w:pPr>
        <w:rPr>
          <w:ins w:id="96" w:author="Cristóbal Suárez Abad" w:date="2025-11-09T12:35:00Z" w16du:dateUtc="2025-11-09T11:35:00Z"/>
        </w:rPr>
      </w:pPr>
      <w:ins w:id="97" w:author="Cristóbal Suárez Abad" w:date="2025-11-09T12:33:00Z" w16du:dateUtc="2025-11-09T11:33:00Z">
        <w:r>
          <w:t>Muy baja, como se ha comentado antes,</w:t>
        </w:r>
      </w:ins>
      <w:ins w:id="98" w:author="Cristóbal Suárez Abad" w:date="2025-11-09T12:34:00Z" w16du:dateUtc="2025-11-09T11:34:00Z">
        <w:r>
          <w:t xml:space="preserve"> la barrera para entrar en este negocio es: adquirir herramientas y material y tener los conocimientos. Cualquier técnico de telecomunicaciones o informático de una zona rural podría ofrecer est</w:t>
        </w:r>
      </w:ins>
      <w:ins w:id="99" w:author="Cristóbal Suárez Abad" w:date="2025-11-09T12:35:00Z" w16du:dateUtc="2025-11-09T11:35:00Z">
        <w:r>
          <w:t>e servicio.</w:t>
        </w:r>
        <w:r w:rsidR="002463E0">
          <w:t xml:space="preserve"> Y si contamos con la revitalización del medio rural de los últimos años, muchos se habrán vistos atraídos.</w:t>
        </w:r>
      </w:ins>
    </w:p>
    <w:p w14:paraId="7891AD94" w14:textId="20261F02" w:rsidR="00EB49ED" w:rsidRPr="00872DDA" w:rsidRDefault="00EE5871" w:rsidP="00EB49ED">
      <w:pPr>
        <w:pStyle w:val="Prrafodelista"/>
        <w:numPr>
          <w:ilvl w:val="0"/>
          <w:numId w:val="2"/>
        </w:numPr>
        <w:rPr>
          <w:ins w:id="100" w:author="Cristóbal Suárez Abad" w:date="2025-11-09T12:35:00Z" w16du:dateUtc="2025-11-09T11:35:00Z"/>
          <w:i/>
          <w:iCs/>
          <w:u w:val="single"/>
          <w:rPrChange w:id="101" w:author="Cristóbal Suárez Abad" w:date="2025-11-09T12:42:00Z" w16du:dateUtc="2025-11-09T11:42:00Z">
            <w:rPr>
              <w:ins w:id="102" w:author="Cristóbal Suárez Abad" w:date="2025-11-09T12:35:00Z" w16du:dateUtc="2025-11-09T11:35:00Z"/>
            </w:rPr>
          </w:rPrChange>
        </w:rPr>
      </w:pPr>
      <w:ins w:id="103" w:author="Cristóbal Suárez Abad" w:date="2025-11-09T12:35:00Z" w16du:dateUtc="2025-11-09T11:35:00Z">
        <w:r w:rsidRPr="00872DDA">
          <w:rPr>
            <w:i/>
            <w:iCs/>
            <w:u w:val="single"/>
            <w:rPrChange w:id="104" w:author="Cristóbal Suárez Abad" w:date="2025-11-09T12:42:00Z" w16du:dateUtc="2025-11-09T11:42:00Z">
              <w:rPr/>
            </w:rPrChange>
          </w:rPr>
          <w:t>Poder de Negociación de los Proveedores: Extremadamente Alta</w:t>
        </w:r>
      </w:ins>
    </w:p>
    <w:p w14:paraId="049F6C66" w14:textId="21A4920A" w:rsidR="00EE5871" w:rsidRDefault="00EE5871" w:rsidP="00EE5871">
      <w:pPr>
        <w:rPr>
          <w:ins w:id="105" w:author="Cristóbal Suárez Abad" w:date="2025-11-09T12:38:00Z" w16du:dateUtc="2025-11-09T11:38:00Z"/>
        </w:rPr>
      </w:pPr>
      <w:ins w:id="106" w:author="Cristóbal Suárez Abad" w:date="2025-11-09T12:36:00Z" w16du:dateUtc="2025-11-09T11:36:00Z">
        <w:r>
          <w:t>En España este servicio está subvencionado por el Estado, así que se entiende que a las empresas instaladoras (nosotros), se nos tiene que dar alguna ventaja</w:t>
        </w:r>
      </w:ins>
      <w:ins w:id="107" w:author="Cristóbal Suárez Abad" w:date="2025-11-09T12:37:00Z" w16du:dateUtc="2025-11-09T11:37:00Z">
        <w:r>
          <w:t>, en este cas</w:t>
        </w:r>
      </w:ins>
      <w:ins w:id="108" w:author="Cristóbal Suárez Abad" w:date="2025-11-09T12:38:00Z" w16du:dateUtc="2025-11-09T11:38:00Z">
        <w:r>
          <w:t xml:space="preserve">o el uso del satélite de Hispasat para poder dar el servicio a Internet. El resto de </w:t>
        </w:r>
      </w:ins>
      <w:ins w:id="109" w:author="Cristóbal Suárez Abad" w:date="2025-11-09T12:39:00Z" w16du:dateUtc="2025-11-09T11:39:00Z">
        <w:r>
          <w:t>los proveedores</w:t>
        </w:r>
      </w:ins>
      <w:ins w:id="110" w:author="Cristóbal Suárez Abad" w:date="2025-11-09T12:38:00Z" w16du:dateUtc="2025-11-09T11:38:00Z">
        <w:r>
          <w:t xml:space="preserve"> (herramientas y otros materiales), hay multitud de ellos.</w:t>
        </w:r>
      </w:ins>
    </w:p>
    <w:p w14:paraId="0115CAAC" w14:textId="2A3FE3CA" w:rsidR="00EE5871" w:rsidRPr="00872DDA" w:rsidRDefault="00EE5871" w:rsidP="00EE5871">
      <w:pPr>
        <w:pStyle w:val="Prrafodelista"/>
        <w:numPr>
          <w:ilvl w:val="0"/>
          <w:numId w:val="2"/>
        </w:numPr>
        <w:rPr>
          <w:ins w:id="111" w:author="Cristóbal Suárez Abad" w:date="2025-11-09T12:38:00Z" w16du:dateUtc="2025-11-09T11:38:00Z"/>
          <w:i/>
          <w:iCs/>
          <w:u w:val="single"/>
          <w:rPrChange w:id="112" w:author="Cristóbal Suárez Abad" w:date="2025-11-09T12:42:00Z" w16du:dateUtc="2025-11-09T11:42:00Z">
            <w:rPr>
              <w:ins w:id="113" w:author="Cristóbal Suárez Abad" w:date="2025-11-09T12:38:00Z" w16du:dateUtc="2025-11-09T11:38:00Z"/>
            </w:rPr>
          </w:rPrChange>
        </w:rPr>
      </w:pPr>
      <w:ins w:id="114" w:author="Cristóbal Suárez Abad" w:date="2025-11-09T12:38:00Z" w16du:dateUtc="2025-11-09T11:38:00Z">
        <w:r w:rsidRPr="00872DDA">
          <w:rPr>
            <w:i/>
            <w:iCs/>
            <w:u w:val="single"/>
            <w:rPrChange w:id="115" w:author="Cristóbal Suárez Abad" w:date="2025-11-09T12:42:00Z" w16du:dateUtc="2025-11-09T11:42:00Z">
              <w:rPr/>
            </w:rPrChange>
          </w:rPr>
          <w:t>Poder de Negociación de los Compradores: Baja-Media</w:t>
        </w:r>
      </w:ins>
    </w:p>
    <w:p w14:paraId="3DD015F2" w14:textId="4319C5DB" w:rsidR="00EE5871" w:rsidRPr="0087067C" w:rsidRDefault="00EE5871" w:rsidP="00EE5871">
      <w:ins w:id="116" w:author="Cristóbal Suárez Abad" w:date="2025-11-09T12:39:00Z" w16du:dateUtc="2025-11-09T11:39:00Z">
        <w:r>
          <w:t>Apenas tiene alternativas como hemos comentado anteriormente. Aunque si es verdad que los nómadas digitales pueden ser más independientes en estos aspectos y montar su propia instalació</w:t>
        </w:r>
      </w:ins>
      <w:ins w:id="117" w:author="Cristóbal Suárez Abad" w:date="2025-11-09T12:40:00Z" w16du:dateUtc="2025-11-09T11:40:00Z">
        <w:r>
          <w:t xml:space="preserve">n, el cliente que suele haber en estos sitios no suele tener los conocimientos. </w:t>
        </w:r>
      </w:ins>
      <w:ins w:id="118" w:author="Cristóbal Suárez Abad" w:date="2025-11-09T12:42:00Z" w16du:dateUtc="2025-11-09T11:42:00Z">
        <w:r w:rsidR="00872DDA">
          <w:t>Además,</w:t>
        </w:r>
      </w:ins>
      <w:ins w:id="119" w:author="Cristóbal Suárez Abad" w:date="2025-11-09T12:40:00Z" w16du:dateUtc="2025-11-09T11:40:00Z">
        <w:r>
          <w:t xml:space="preserve"> hay que tener en cuenta </w:t>
        </w:r>
      </w:ins>
      <w:ins w:id="120" w:author="Cristóbal Suárez Abad" w:date="2025-11-09T12:42:00Z" w16du:dateUtc="2025-11-09T11:42:00Z">
        <w:r w:rsidR="00872DDA">
          <w:t>que,</w:t>
        </w:r>
      </w:ins>
      <w:ins w:id="121" w:author="Cristóbal Suárez Abad" w:date="2025-11-09T12:40:00Z" w16du:dateUtc="2025-11-09T11:40:00Z">
        <w:r>
          <w:t xml:space="preserve"> al poder adquirir un servicio subvencionado, muchos elegirán este sistema.</w:t>
        </w:r>
      </w:ins>
    </w:p>
    <w:p w14:paraId="2B6EC5E3" w14:textId="77777777" w:rsidR="00FF60FD" w:rsidRPr="00FF60FD" w:rsidRDefault="00FF60FD" w:rsidP="00FF60FD"/>
    <w:sectPr w:rsidR="00FF60FD" w:rsidRPr="00FF6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1A49"/>
    <w:multiLevelType w:val="hybridMultilevel"/>
    <w:tmpl w:val="BF8C1698"/>
    <w:lvl w:ilvl="0" w:tplc="ACAA810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C4C09"/>
    <w:multiLevelType w:val="hybridMultilevel"/>
    <w:tmpl w:val="6C80DBDE"/>
    <w:lvl w:ilvl="0" w:tplc="FD7871A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24761"/>
    <w:multiLevelType w:val="hybridMultilevel"/>
    <w:tmpl w:val="C7EC4D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711436">
    <w:abstractNumId w:val="2"/>
  </w:num>
  <w:num w:numId="2" w16cid:durableId="44108529">
    <w:abstractNumId w:val="1"/>
  </w:num>
  <w:num w:numId="3" w16cid:durableId="185534217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istóbal Suárez Abad">
    <w15:presenceInfo w15:providerId="Windows Live" w15:userId="66d6bef275f2fd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47"/>
    <w:rsid w:val="000C636C"/>
    <w:rsid w:val="002463E0"/>
    <w:rsid w:val="002905D6"/>
    <w:rsid w:val="00345A47"/>
    <w:rsid w:val="003A4B9E"/>
    <w:rsid w:val="00454C89"/>
    <w:rsid w:val="005057DE"/>
    <w:rsid w:val="00515F61"/>
    <w:rsid w:val="006664F2"/>
    <w:rsid w:val="00735A70"/>
    <w:rsid w:val="0087067C"/>
    <w:rsid w:val="00872DDA"/>
    <w:rsid w:val="00874127"/>
    <w:rsid w:val="00B1405B"/>
    <w:rsid w:val="00C455BC"/>
    <w:rsid w:val="00D142F5"/>
    <w:rsid w:val="00E621ED"/>
    <w:rsid w:val="00E833ED"/>
    <w:rsid w:val="00EB49ED"/>
    <w:rsid w:val="00EE5871"/>
    <w:rsid w:val="00FA5D30"/>
    <w:rsid w:val="00FC1D49"/>
    <w:rsid w:val="00FD1BCC"/>
    <w:rsid w:val="00FF1333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33AC4"/>
  <w15:chartTrackingRefBased/>
  <w15:docId w15:val="{E53D3FE9-EE72-4322-99B7-0C8B73A3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4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A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A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A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A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A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A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A47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E621ED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16</cp:revision>
  <dcterms:created xsi:type="dcterms:W3CDTF">2025-11-09T10:15:00Z</dcterms:created>
  <dcterms:modified xsi:type="dcterms:W3CDTF">2025-11-09T11:42:00Z</dcterms:modified>
</cp:coreProperties>
</file>